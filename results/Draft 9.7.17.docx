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C63F1" w14:textId="67D1C280" w:rsidR="004A553E" w:rsidRDefault="004A553E" w:rsidP="009337AB">
      <w:pPr>
        <w:contextualSpacing/>
        <w:rPr>
          <w:rFonts w:cs="Times New Roman"/>
        </w:rPr>
      </w:pPr>
      <w:bookmarkStart w:id="0" w:name="_GoBack"/>
      <w:bookmarkEnd w:id="0"/>
    </w:p>
    <w:p w14:paraId="1D85F038" w14:textId="04F21355" w:rsidR="009337AB" w:rsidRPr="0084048C" w:rsidRDefault="00E60A87" w:rsidP="009337AB">
      <w:pPr>
        <w:contextualSpacing/>
        <w:rPr>
          <w:rFonts w:cs="Times New Roman"/>
        </w:rPr>
      </w:pPr>
      <w:r w:rsidRPr="0084048C">
        <w:rPr>
          <w:rFonts w:cs="Times New Roman"/>
        </w:rPr>
        <w:t>Introduction:</w:t>
      </w:r>
      <w:r w:rsidR="008119DC" w:rsidRPr="0084048C">
        <w:rPr>
          <w:rFonts w:cs="Times New Roman"/>
        </w:rPr>
        <w:t xml:space="preserve"> </w:t>
      </w:r>
      <w:r w:rsidR="008119DC" w:rsidRPr="0084048C">
        <w:rPr>
          <w:rFonts w:cs="Times New Roman"/>
          <w:b/>
        </w:rPr>
        <w:t>Need to fix citations</w:t>
      </w:r>
      <w:r w:rsidR="008E0ECB" w:rsidRPr="0084048C">
        <w:rPr>
          <w:rFonts w:cs="Times New Roman"/>
        </w:rPr>
        <w:t xml:space="preserve"> </w:t>
      </w:r>
    </w:p>
    <w:p w14:paraId="365D5E60" w14:textId="77777777" w:rsidR="00DA1BA1" w:rsidRPr="0084048C" w:rsidRDefault="00DA1BA1" w:rsidP="00F42F9E">
      <w:pPr>
        <w:contextualSpacing/>
        <w:rPr>
          <w:rFonts w:cs="Times New Roman"/>
        </w:rPr>
      </w:pPr>
    </w:p>
    <w:p w14:paraId="36FA650A" w14:textId="77777777" w:rsidR="009337AB" w:rsidRPr="0084048C" w:rsidRDefault="003042B1" w:rsidP="00777B27">
      <w:pPr>
        <w:ind w:firstLine="720"/>
        <w:contextualSpacing/>
        <w:rPr>
          <w:rFonts w:cs="Times New Roman"/>
        </w:rPr>
      </w:pPr>
      <w:r w:rsidRPr="0084048C">
        <w:rPr>
          <w:rFonts w:cs="Times New Roman"/>
        </w:rPr>
        <w:t xml:space="preserve">Atherosclerosis is a chronic inflammatory process resulting in plaque buildup in the artery walls, which underlies cardiovascular diseases (CVDs) including coronary artery disease, myocardial infarction, and </w:t>
      </w:r>
      <w:r w:rsidR="00F42F9E" w:rsidRPr="0084048C">
        <w:rPr>
          <w:rFonts w:cs="Times New Roman"/>
        </w:rPr>
        <w:t>stroke</w:t>
      </w:r>
      <w:r w:rsidR="00C67F99" w:rsidRPr="0084048C">
        <w:rPr>
          <w:rFonts w:cs="Times New Roman"/>
        </w:rPr>
        <w:t>.</w:t>
      </w:r>
      <w:r w:rsidR="001F5633" w:rsidRPr="0084048C">
        <w:rPr>
          <w:rFonts w:cs="Times New Roman"/>
        </w:rPr>
        <w:t xml:space="preserve"> Roughly 25% of these patients do not display any of the major risk factors </w:t>
      </w:r>
      <w:r w:rsidR="001F5633" w:rsidRPr="0084048C">
        <w:rPr>
          <w:rFonts w:cs="Times New Roman"/>
        </w:rPr>
        <w:fldChar w:fldCharType="begin">
          <w:fldData xml:space="preserve">PEVuZE5vdGU+PENpdGU+PEF1dGhvcj5NY05laWxsPC9BdXRob3I+PFllYXI+MjAwNTwvWWVhcj48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</w:fldData>
        </w:fldChar>
      </w:r>
      <w:r w:rsidR="001F5633" w:rsidRPr="0084048C">
        <w:rPr>
          <w:rFonts w:cs="Times New Roman"/>
        </w:rPr>
        <w:instrText xml:space="preserve"> ADDIN EN.CITE </w:instrText>
      </w:r>
      <w:r w:rsidR="001F5633" w:rsidRPr="0084048C">
        <w:rPr>
          <w:rFonts w:cs="Times New Roman"/>
        </w:rPr>
        <w:fldChar w:fldCharType="begin">
          <w:fldData xml:space="preserve">PEVuZE5vdGU+PENpdGU+PEF1dGhvcj5NY05laWxsPC9BdXRob3I+PFllYXI+MjAwNTwvWWVhcj48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</w:fldData>
        </w:fldChar>
      </w:r>
      <w:r w:rsidR="001F5633" w:rsidRPr="0084048C">
        <w:rPr>
          <w:rFonts w:cs="Times New Roman"/>
        </w:rPr>
        <w:instrText xml:space="preserve"> ADDIN EN.CITE.DATA </w:instrText>
      </w:r>
      <w:r w:rsidR="001F5633" w:rsidRPr="0084048C">
        <w:rPr>
          <w:rFonts w:cs="Times New Roman"/>
        </w:rPr>
      </w:r>
      <w:r w:rsidR="001F5633" w:rsidRPr="0084048C">
        <w:rPr>
          <w:rFonts w:cs="Times New Roman"/>
        </w:rPr>
        <w:fldChar w:fldCharType="end"/>
      </w:r>
      <w:r w:rsidR="001F5633" w:rsidRPr="0084048C">
        <w:rPr>
          <w:rFonts w:cs="Times New Roman"/>
        </w:rPr>
      </w:r>
      <w:r w:rsidR="001F5633" w:rsidRPr="0084048C">
        <w:rPr>
          <w:rFonts w:cs="Times New Roman"/>
        </w:rPr>
        <w:fldChar w:fldCharType="separate"/>
      </w:r>
      <w:r w:rsidR="001F5633" w:rsidRPr="0084048C">
        <w:rPr>
          <w:rFonts w:cs="Times New Roman"/>
        </w:rPr>
        <w:t>[3, 4, 26]</w:t>
      </w:r>
      <w:r w:rsidR="001F5633" w:rsidRPr="0084048C">
        <w:rPr>
          <w:rFonts w:cs="Times New Roman"/>
        </w:rPr>
        <w:fldChar w:fldCharType="end"/>
      </w:r>
      <w:r w:rsidR="001F5633" w:rsidRPr="0084048C">
        <w:rPr>
          <w:rFonts w:cs="Times New Roman"/>
        </w:rPr>
        <w:t xml:space="preserve">. The prevalence of lipid risk factors such as elevated levels of sTg and cholesterol among CVD patients is only slightly higher than in elderly subjects who do not develop CVD </w:t>
      </w:r>
      <w:r w:rsidR="001F5633" w:rsidRPr="0084048C">
        <w:rPr>
          <w:rFonts w:cs="Times New Roman"/>
        </w:rPr>
        <w:fldChar w:fldCharType="begin"/>
      </w:r>
      <w:r w:rsidR="001F5633" w:rsidRPr="0084048C">
        <w:rPr>
          <w:rFonts w:cs="Times New Roman"/>
        </w:rPr>
        <w:instrText xml:space="preserve"> ADDIN EN.CITE &lt;EndNote&gt;&lt;Cite&gt;&lt;Author&gt;Greenland&lt;/Author&gt;&lt;Year&gt;2003&lt;/Year&gt;&lt;RecNum&gt;1519&lt;/RecNum&gt;&lt;DisplayText&gt;[27, 28]&lt;/DisplayText&gt;&lt;record&gt;&lt;rec-number&gt;1519&lt;/rec-number&gt;&lt;foreign-keys&gt;&lt;key app="EN" db-id="fzxr5ztd70a2toep2db5ra2e9xffrsa59f2w" timestamp="1468286704"&gt;1519&lt;/key&gt;&lt;/foreign-keys&gt;&lt;ref-type name="Journal Article"&gt;17&lt;/ref-type&gt;&lt;contributors&gt;&lt;authors&gt;&lt;author&gt;Greenland, P.&lt;/author&gt;&lt;author&gt;Knoll, M.&lt;/author&gt;&lt;author&gt;Stamler, J.&lt;/author&gt;&lt;author&gt;et al.,&lt;/author&gt;&lt;/authors&gt;&lt;/contributors&gt;&lt;titles&gt;&lt;title&gt;MAjor risk factors as antecedents of fatal and nonfatal coronary heart disease events&lt;/title&gt;&lt;secondary-title&gt;JAMA&lt;/secondary-title&gt;&lt;/titles&gt;&lt;periodical&gt;&lt;full-title&gt;JAMA&lt;/full-title&gt;&lt;abbr-1&gt;Jama&lt;/abbr-1&gt;&lt;/periodical&gt;&lt;pages&gt;891-897&lt;/pages&gt;&lt;volume&gt;290&lt;/volume&gt;&lt;number&gt;7&lt;/number&gt;&lt;dates&gt;&lt;year&gt;2003&lt;/year&gt;&lt;/dates&gt;&lt;isbn&gt;0098-7484&lt;/isbn&gt;&lt;urls&gt;&lt;related-urls&gt;&lt;url&gt;http://dx.doi.org/10.1001/jama.290.7.891&lt;/url&gt;&lt;/related-urls&gt;&lt;/urls&gt;&lt;electronic-resource-num&gt;10.1001/jama.290.7.891&lt;/electronic-resource-num&gt;&lt;/record&gt;&lt;/Cite&gt;&lt;Cite&gt;&lt;Author&gt;Mullenix&lt;/Author&gt;&lt;Year&gt;2005&lt;/Year&gt;&lt;RecNum&gt;1520&lt;/RecNum&gt;&lt;record&gt;&lt;rec-number&gt;1520&lt;/rec-number&gt;&lt;foreign-keys&gt;&lt;key app="EN" db-id="fzxr5ztd70a2toep2db5ra2e9xffrsa59f2w" timestamp="1468286829"&gt;1520&lt;/key&gt;&lt;/foreign-keys&gt;&lt;ref-type name="Journal Article"&gt;17&lt;/ref-type&gt;&lt;contributors&gt;&lt;authors&gt;&lt;author&gt;Mullenix, Philip S.&lt;/author&gt;&lt;author&gt;Andersen, Charles A.&lt;/author&gt;&lt;author&gt;Starnes, Benjamin W.&lt;/author&gt;&lt;/authors&gt;&lt;/contributors&gt;&lt;titles&gt;&lt;title&gt;Atherosclerosis as Inflammation&lt;/title&gt;&lt;secondary-title&gt;Annals of Vascular Surgery&lt;/secondary-title&gt;&lt;/titles&gt;&lt;periodical&gt;&lt;full-title&gt;Annals of Vascular Surgery&lt;/full-title&gt;&lt;/periodical&gt;&lt;pages&gt;130-138&lt;/pages&gt;&lt;volume&gt;19&lt;/volume&gt;&lt;number&gt;1&lt;/number&gt;&lt;dates&gt;&lt;year&gt;2005&lt;/year&gt;&lt;/dates&gt;&lt;isbn&gt;1615-5947&lt;/isbn&gt;&lt;label&gt;Mullenix2005&lt;/label&gt;&lt;work-type&gt;journal article&lt;/work-type&gt;&lt;urls&gt;&lt;related-urls&gt;&lt;url&gt;http://dx.doi.org/10.1007/s10016-004-0153-z&lt;/url&gt;&lt;/related-urls&gt;&lt;/urls&gt;&lt;electronic-resource-num&gt;10.1007/s10016-004-0153-z&lt;/electronic-resource-num&gt;&lt;/record&gt;&lt;/Cite&gt;&lt;/EndNote&gt;</w:instrText>
      </w:r>
      <w:r w:rsidR="001F5633" w:rsidRPr="0084048C">
        <w:rPr>
          <w:rFonts w:cs="Times New Roman"/>
        </w:rPr>
        <w:fldChar w:fldCharType="separate"/>
      </w:r>
      <w:r w:rsidR="001F5633" w:rsidRPr="0084048C">
        <w:rPr>
          <w:rFonts w:cs="Times New Roman"/>
        </w:rPr>
        <w:t>[27, 28]</w:t>
      </w:r>
      <w:r w:rsidR="001F5633" w:rsidRPr="0084048C">
        <w:rPr>
          <w:rFonts w:cs="Times New Roman"/>
        </w:rPr>
        <w:fldChar w:fldCharType="end"/>
      </w:r>
      <w:r w:rsidR="001F5633" w:rsidRPr="0084048C">
        <w:rPr>
          <w:rFonts w:cs="Times New Roman"/>
        </w:rPr>
        <w:t xml:space="preserve">.  </w:t>
      </w:r>
      <w:r w:rsidR="00C67F99" w:rsidRPr="0084048C">
        <w:rPr>
          <w:rFonts w:cs="Times New Roman"/>
        </w:rPr>
        <w:t xml:space="preserve">While the current lipid management </w:t>
      </w:r>
      <w:r w:rsidR="00D91CC1" w:rsidRPr="0084048C">
        <w:rPr>
          <w:rFonts w:cs="Times New Roman"/>
        </w:rPr>
        <w:t xml:space="preserve">techniques may alleviate </w:t>
      </w:r>
      <w:r w:rsidR="001F5633" w:rsidRPr="0084048C">
        <w:rPr>
          <w:rFonts w:cs="Times New Roman"/>
        </w:rPr>
        <w:t>some proportion of CVD</w:t>
      </w:r>
      <w:r w:rsidR="00D91CC1" w:rsidRPr="0084048C">
        <w:rPr>
          <w:rFonts w:cs="Times New Roman"/>
        </w:rPr>
        <w:t>, it is important to also identify inflammatory risk predictors</w:t>
      </w:r>
      <w:r w:rsidR="001F5633" w:rsidRPr="0084048C">
        <w:rPr>
          <w:rFonts w:cs="Times New Roman"/>
        </w:rPr>
        <w:t xml:space="preserve"> and manage inflammation and endothelial dysfunction</w:t>
      </w:r>
      <w:r w:rsidR="00D91CC1" w:rsidRPr="0084048C">
        <w:rPr>
          <w:rFonts w:cs="Times New Roman"/>
        </w:rPr>
        <w:t xml:space="preserve">.  </w:t>
      </w:r>
    </w:p>
    <w:p w14:paraId="3F02F425" w14:textId="77777777" w:rsidR="00777B27" w:rsidRPr="0084048C" w:rsidRDefault="00777B27" w:rsidP="006B4CA5">
      <w:pPr>
        <w:autoSpaceDE w:val="0"/>
        <w:autoSpaceDN w:val="0"/>
        <w:adjustRightInd w:val="0"/>
        <w:contextualSpacing/>
        <w:rPr>
          <w:rFonts w:cs="Times New Roman"/>
        </w:rPr>
      </w:pPr>
    </w:p>
    <w:p w14:paraId="6F5CFC2A" w14:textId="77777777" w:rsidR="00777B27" w:rsidRPr="0084048C" w:rsidRDefault="00843E4A" w:rsidP="00777B27">
      <w:pPr>
        <w:autoSpaceDE w:val="0"/>
        <w:autoSpaceDN w:val="0"/>
        <w:adjustRightInd w:val="0"/>
        <w:ind w:firstLine="720"/>
        <w:contextualSpacing/>
        <w:rPr>
          <w:rFonts w:cs="Times New Roman"/>
        </w:rPr>
      </w:pPr>
      <w:r w:rsidRPr="0084048C">
        <w:rPr>
          <w:rFonts w:cs="Times New Roman"/>
        </w:rPr>
        <w:t>Hypertriglyceridemia (HTG), elevated fasting sTG, is one of the most prevalent risk factors associated with CVD. Dietary lipids packaged into triglycerides and cholesterol, which circulate in v</w:t>
      </w:r>
      <w:r w:rsidR="00777B27" w:rsidRPr="0084048C">
        <w:rPr>
          <w:rFonts w:cs="Times New Roman"/>
        </w:rPr>
        <w:t>ery low-density</w:t>
      </w:r>
      <w:r w:rsidRPr="0084048C">
        <w:rPr>
          <w:rFonts w:cs="Times New Roman"/>
        </w:rPr>
        <w:t xml:space="preserve"> lipoprotein (VLDL) in the fasting state and, VLDL and chylomicrons in the postprandial </w:t>
      </w:r>
      <w:r w:rsidR="00777B27" w:rsidRPr="0084048C">
        <w:rPr>
          <w:rFonts w:cs="Times New Roman"/>
        </w:rPr>
        <w:t>state and are together called triglyceride rich lipoprotein (TGRL)</w:t>
      </w:r>
      <w:r w:rsidRPr="0084048C">
        <w:rPr>
          <w:rFonts w:cs="Times New Roman"/>
        </w:rPr>
        <w:t xml:space="preserve">. TGRL are dynamic particles that vary in size, composition and number, and are reflective of the diet, and metabolic conditions such as diabetes and dyslipidemia of an individual </w:t>
      </w:r>
      <w:r w:rsidRPr="0084048C">
        <w:rPr>
          <w:rFonts w:cs="Times New Roman"/>
        </w:rPr>
        <w:fldChar w:fldCharType="begin">
          <w:fldData xml:space="preserve">PEVuZE5vdGU+PENpdGU+PEF1dGhvcj5LYXJwZTwvQXV0aG9yPjxZZWFyPjE5OTM8L1llYXI+PFJl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</w:fldData>
        </w:fldChar>
      </w:r>
      <w:r w:rsidRPr="0084048C">
        <w:rPr>
          <w:rFonts w:cs="Times New Roman"/>
        </w:rPr>
        <w:instrText xml:space="preserve"> ADDIN EN.CITE </w:instrText>
      </w:r>
      <w:r w:rsidRPr="0084048C">
        <w:rPr>
          <w:rFonts w:cs="Times New Roman"/>
        </w:rPr>
        <w:fldChar w:fldCharType="begin">
          <w:fldData xml:space="preserve">PEVuZE5vdGU+PENpdGU+PEF1dGhvcj5LYXJwZTwvQXV0aG9yPjxZZWFyPjE5OTM8L1llYXI+PFJl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</w:fldData>
        </w:fldChar>
      </w:r>
      <w:r w:rsidRPr="0084048C">
        <w:rPr>
          <w:rFonts w:cs="Times New Roman"/>
        </w:rPr>
        <w:instrText xml:space="preserve"> ADDIN EN.CITE.DATA </w:instrText>
      </w:r>
      <w:r w:rsidRPr="0084048C">
        <w:rPr>
          <w:rFonts w:cs="Times New Roman"/>
        </w:rPr>
      </w:r>
      <w:r w:rsidRPr="0084048C">
        <w:rPr>
          <w:rFonts w:cs="Times New Roman"/>
        </w:rPr>
        <w:fldChar w:fldCharType="end"/>
      </w:r>
      <w:r w:rsidRPr="0084048C">
        <w:rPr>
          <w:rFonts w:cs="Times New Roman"/>
        </w:rPr>
      </w:r>
      <w:r w:rsidRPr="0084048C">
        <w:rPr>
          <w:rFonts w:cs="Times New Roman"/>
        </w:rPr>
        <w:fldChar w:fldCharType="separate"/>
      </w:r>
      <w:r w:rsidRPr="0084048C">
        <w:rPr>
          <w:rFonts w:cs="Times New Roman"/>
          <w:noProof/>
        </w:rPr>
        <w:t>[31-33]</w:t>
      </w:r>
      <w:r w:rsidRPr="0084048C">
        <w:rPr>
          <w:rFonts w:cs="Times New Roman"/>
        </w:rPr>
        <w:fldChar w:fldCharType="end"/>
      </w:r>
      <w:r w:rsidRPr="0084048C">
        <w:rPr>
          <w:rFonts w:cs="Times New Roman"/>
        </w:rPr>
        <w:t xml:space="preserve">. </w:t>
      </w:r>
      <w:r w:rsidR="00B14F28" w:rsidRPr="0084048C">
        <w:rPr>
          <w:rFonts w:cs="Times New Roman"/>
        </w:rPr>
        <w:t xml:space="preserve">Several studies have recently </w:t>
      </w:r>
      <w:r w:rsidR="00D9668B" w:rsidRPr="0084048C">
        <w:rPr>
          <w:rFonts w:cs="Times New Roman"/>
        </w:rPr>
        <w:t xml:space="preserve">associated an </w:t>
      </w:r>
      <w:r w:rsidR="00B14F28" w:rsidRPr="0084048C">
        <w:rPr>
          <w:rFonts w:cs="Times New Roman"/>
        </w:rPr>
        <w:t xml:space="preserve">inflammatory </w:t>
      </w:r>
      <w:r w:rsidR="00D9668B" w:rsidRPr="0084048C">
        <w:rPr>
          <w:rFonts w:cs="Times New Roman"/>
        </w:rPr>
        <w:t>potential induced by</w:t>
      </w:r>
      <w:r w:rsidR="00B14F28" w:rsidRPr="0084048C">
        <w:rPr>
          <w:rFonts w:cs="Times New Roman"/>
        </w:rPr>
        <w:t xml:space="preserve"> TGRL</w:t>
      </w:r>
      <w:r w:rsidR="00D9668B" w:rsidRPr="0084048C">
        <w:rPr>
          <w:rFonts w:cs="Times New Roman"/>
        </w:rPr>
        <w:t xml:space="preserve"> </w:t>
      </w:r>
      <w:r w:rsidR="00D9668B" w:rsidRPr="0084048C">
        <w:rPr>
          <w:rFonts w:cs="Times New Roman"/>
          <w:b/>
        </w:rPr>
        <w:t>(Add citations)</w:t>
      </w:r>
      <w:r w:rsidR="00B14F28" w:rsidRPr="0084048C">
        <w:rPr>
          <w:rFonts w:cs="Times New Roman"/>
        </w:rPr>
        <w:t>.</w:t>
      </w:r>
      <w:r w:rsidR="00B14F28" w:rsidRPr="0084048C">
        <w:rPr>
          <w:rFonts w:cs="Times New Roman"/>
          <w:b/>
        </w:rPr>
        <w:t xml:space="preserve"> </w:t>
      </w:r>
      <w:r w:rsidR="00777B27" w:rsidRPr="0084048C">
        <w:rPr>
          <w:rFonts w:cs="Times New Roman"/>
        </w:rPr>
        <w:t xml:space="preserve">This motivated us to investigate the inflammatory potential and composition of TGRL. </w:t>
      </w:r>
    </w:p>
    <w:p w14:paraId="5D42D775" w14:textId="77777777" w:rsidR="00777B27" w:rsidRPr="0084048C" w:rsidRDefault="00777B27" w:rsidP="00777B27">
      <w:pPr>
        <w:autoSpaceDE w:val="0"/>
        <w:autoSpaceDN w:val="0"/>
        <w:adjustRightInd w:val="0"/>
        <w:ind w:firstLine="720"/>
        <w:contextualSpacing/>
        <w:rPr>
          <w:rFonts w:cs="Times New Roman"/>
          <w:b/>
        </w:rPr>
      </w:pPr>
    </w:p>
    <w:p w14:paraId="68509B9D" w14:textId="77777777" w:rsidR="006B4CA5" w:rsidRPr="0084048C" w:rsidRDefault="007D0466" w:rsidP="00777B27">
      <w:pPr>
        <w:autoSpaceDE w:val="0"/>
        <w:autoSpaceDN w:val="0"/>
        <w:adjustRightInd w:val="0"/>
        <w:ind w:firstLine="720"/>
        <w:contextualSpacing/>
        <w:rPr>
          <w:rFonts w:cs="Times New Roman"/>
        </w:rPr>
      </w:pPr>
      <w:r w:rsidRPr="0084048C">
        <w:rPr>
          <w:rFonts w:cs="Times New Roman"/>
        </w:rPr>
        <w:t xml:space="preserve">Further, a high fat meal challenge has been utilized in recent studies to gain better insights into an individual’s metabolic responsiveness </w:t>
      </w:r>
      <w:r w:rsidRPr="0084048C">
        <w:rPr>
          <w:rFonts w:cs="Times New Roman"/>
        </w:rPr>
        <w:fldChar w:fldCharType="begin">
          <w:fldData xml:space="preserve">PEVuZE5vdGU+PENpdGU+PEF1dGhvcj5QZWxsaXM8L0F1dGhvcj48WWVhcj4yMDEyPC9ZZWFyPjxS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</w:fldData>
        </w:fldChar>
      </w:r>
      <w:r w:rsidRPr="0084048C">
        <w:rPr>
          <w:rFonts w:cs="Times New Roman"/>
        </w:rPr>
        <w:instrText xml:space="preserve"> ADDIN EN.CITE </w:instrText>
      </w:r>
      <w:r w:rsidRPr="0084048C">
        <w:rPr>
          <w:rFonts w:cs="Times New Roman"/>
        </w:rPr>
        <w:fldChar w:fldCharType="begin">
          <w:fldData xml:space="preserve">PEVuZE5vdGU+PENpdGU+PEF1dGhvcj5QZWxsaXM8L0F1dGhvcj48WWVhcj4yMDEyPC9ZZWFyPjxS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</w:fldData>
        </w:fldChar>
      </w:r>
      <w:r w:rsidRPr="0084048C">
        <w:rPr>
          <w:rFonts w:cs="Times New Roman"/>
        </w:rPr>
        <w:instrText xml:space="preserve"> ADDIN EN.CITE.DATA </w:instrText>
      </w:r>
      <w:r w:rsidRPr="0084048C">
        <w:rPr>
          <w:rFonts w:cs="Times New Roman"/>
        </w:rPr>
      </w:r>
      <w:r w:rsidRPr="0084048C">
        <w:rPr>
          <w:rFonts w:cs="Times New Roman"/>
        </w:rPr>
        <w:fldChar w:fldCharType="end"/>
      </w:r>
      <w:r w:rsidRPr="0084048C">
        <w:rPr>
          <w:rFonts w:cs="Times New Roman"/>
        </w:rPr>
      </w:r>
      <w:r w:rsidRPr="0084048C">
        <w:rPr>
          <w:rFonts w:cs="Times New Roman"/>
        </w:rPr>
        <w:fldChar w:fldCharType="separate"/>
      </w:r>
      <w:r w:rsidRPr="0084048C">
        <w:rPr>
          <w:rFonts w:cs="Times New Roman"/>
          <w:noProof/>
        </w:rPr>
        <w:t>[29, 30]</w:t>
      </w:r>
      <w:r w:rsidRPr="0084048C">
        <w:rPr>
          <w:rFonts w:cs="Times New Roman"/>
        </w:rPr>
        <w:fldChar w:fldCharType="end"/>
      </w:r>
      <w:r w:rsidRPr="0084048C">
        <w:rPr>
          <w:rFonts w:cs="Times New Roman"/>
        </w:rPr>
        <w:t>. The postprandial state induces low grade inflammation, characterized by increased circulation of cytokines including TNF-α and ApoB-containing lipoproteins, elevated expression of cell adhesion molecules (CAMs) such as VCAM-1 contributing to endothelial dysfunction, and increased preferential recruitment of leucocytes. This state is exacerbated and prolonged by a high fat meal. W</w:t>
      </w:r>
      <w:r w:rsidR="001C1987" w:rsidRPr="0084048C">
        <w:rPr>
          <w:rFonts w:cs="Times New Roman"/>
        </w:rPr>
        <w:t xml:space="preserve">e have </w:t>
      </w:r>
      <w:r w:rsidR="00546102" w:rsidRPr="0084048C">
        <w:rPr>
          <w:rFonts w:cs="Times New Roman"/>
        </w:rPr>
        <w:t xml:space="preserve">consistently </w:t>
      </w:r>
      <w:r w:rsidR="001C1987" w:rsidRPr="0084048C">
        <w:rPr>
          <w:rFonts w:cs="Times New Roman"/>
        </w:rPr>
        <w:t xml:space="preserve">observed that after a high fat meal, serum-derived TGRL isolated from a cohort of human subjects ranging from heathy to HTG (fasting sTg &gt;150), primed either a pro- or anti- atherogenic response in HAEC </w:t>
      </w:r>
      <w:r w:rsidR="00546102" w:rsidRPr="0084048C">
        <w:rPr>
          <w:rFonts w:cs="Times New Roman"/>
        </w:rPr>
        <w:t>activated by low doses of TNF-α</w:t>
      </w:r>
      <w:r w:rsidR="001C1987" w:rsidRPr="0084048C">
        <w:rPr>
          <w:rFonts w:cs="Times New Roman"/>
        </w:rPr>
        <w:t xml:space="preserve"> </w:t>
      </w:r>
      <w:r w:rsidR="001C1987" w:rsidRPr="0084048C">
        <w:rPr>
          <w:rFonts w:cs="Times New Roman"/>
        </w:rPr>
        <w:fldChar w:fldCharType="begin">
          <w:fldData xml:space="preserve">PEVuZE5vdGU+PENpdGU+PEF1dGhvcj5TdW48L0F1dGhvcj48WWVhcj4yMDEyPC9ZZWFyPjxSZWNO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</w:fldData>
        </w:fldChar>
      </w:r>
      <w:r w:rsidR="001C1987" w:rsidRPr="0084048C">
        <w:rPr>
          <w:rFonts w:cs="Times New Roman"/>
        </w:rPr>
        <w:instrText xml:space="preserve"> ADDIN EN.CITE </w:instrText>
      </w:r>
      <w:r w:rsidR="001C1987" w:rsidRPr="0084048C">
        <w:rPr>
          <w:rFonts w:cs="Times New Roman"/>
        </w:rPr>
        <w:fldChar w:fldCharType="begin">
          <w:fldData xml:space="preserve">PEVuZE5vdGU+PENpdGU+PEF1dGhvcj5TdW48L0F1dGhvcj48WWVhcj4yMDEyPC9ZZWFyPjxSZWNO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</w:fldData>
        </w:fldChar>
      </w:r>
      <w:r w:rsidR="001C1987" w:rsidRPr="0084048C">
        <w:rPr>
          <w:rFonts w:cs="Times New Roman"/>
        </w:rPr>
        <w:instrText xml:space="preserve"> ADDIN EN.CITE.DATA </w:instrText>
      </w:r>
      <w:r w:rsidR="001C1987" w:rsidRPr="0084048C">
        <w:rPr>
          <w:rFonts w:cs="Times New Roman"/>
        </w:rPr>
      </w:r>
      <w:r w:rsidR="001C1987" w:rsidRPr="0084048C">
        <w:rPr>
          <w:rFonts w:cs="Times New Roman"/>
        </w:rPr>
        <w:fldChar w:fldCharType="end"/>
      </w:r>
      <w:r w:rsidR="001C1987" w:rsidRPr="0084048C">
        <w:rPr>
          <w:rFonts w:cs="Times New Roman"/>
        </w:rPr>
      </w:r>
      <w:r w:rsidR="001C1987" w:rsidRPr="0084048C">
        <w:rPr>
          <w:rFonts w:cs="Times New Roman"/>
        </w:rPr>
        <w:fldChar w:fldCharType="separate"/>
      </w:r>
      <w:r w:rsidR="001C1987" w:rsidRPr="0084048C">
        <w:rPr>
          <w:rFonts w:cs="Times New Roman"/>
          <w:noProof/>
        </w:rPr>
        <w:t>[5-7]</w:t>
      </w:r>
      <w:r w:rsidR="001C1987" w:rsidRPr="0084048C">
        <w:rPr>
          <w:rFonts w:cs="Times New Roman"/>
        </w:rPr>
        <w:fldChar w:fldCharType="end"/>
      </w:r>
      <w:r w:rsidR="001C1987" w:rsidRPr="0084048C">
        <w:rPr>
          <w:rFonts w:cs="Times New Roman"/>
        </w:rPr>
        <w:t>. An atherogenic response was marked by the capacity of TGRL to upregulate TNF-α induced VCAM-1 expression and subsequent monocyte arrest on inflamed HAEC. This response reflects on an individual’s ability t</w:t>
      </w:r>
      <w:r w:rsidR="00081AAB" w:rsidRPr="0084048C">
        <w:rPr>
          <w:rFonts w:cs="Times New Roman"/>
        </w:rPr>
        <w:t xml:space="preserve">o cope with a high fat meal </w:t>
      </w:r>
      <w:r w:rsidR="001C1987" w:rsidRPr="0084048C">
        <w:rPr>
          <w:rFonts w:cs="Times New Roman"/>
        </w:rPr>
        <w:t xml:space="preserve">correlated with </w:t>
      </w:r>
      <w:r w:rsidR="0034097A" w:rsidRPr="0084048C">
        <w:rPr>
          <w:rFonts w:cs="Times New Roman"/>
        </w:rPr>
        <w:t>lipid</w:t>
      </w:r>
      <w:r w:rsidR="001C1987" w:rsidRPr="0084048C">
        <w:rPr>
          <w:rFonts w:cs="Times New Roman"/>
        </w:rPr>
        <w:t xml:space="preserve"> indicators such as high sTg, </w:t>
      </w:r>
      <w:r w:rsidR="0034097A" w:rsidRPr="0084048C">
        <w:rPr>
          <w:rFonts w:cs="Times New Roman"/>
        </w:rPr>
        <w:t>and markers of abdominal obesity</w:t>
      </w:r>
      <w:r w:rsidR="001C1987" w:rsidRPr="0084048C">
        <w:rPr>
          <w:rFonts w:cs="Times New Roman"/>
        </w:rPr>
        <w:t xml:space="preserve"> </w:t>
      </w:r>
      <w:r w:rsidR="001C1987" w:rsidRPr="0084048C">
        <w:rPr>
          <w:rFonts w:cs="Times New Roman"/>
        </w:rPr>
        <w:fldChar w:fldCharType="begin">
          <w:fldData xml:space="preserve">PEVuZE5vdGU+PENpdGU+PEF1dGhvcj5XYW5nPC9BdXRob3I+PFllYXI+MjAxMzwvWWVhcj48UmVj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</w:fldData>
        </w:fldChar>
      </w:r>
      <w:r w:rsidR="001C1987" w:rsidRPr="0084048C">
        <w:rPr>
          <w:rFonts w:cs="Times New Roman"/>
        </w:rPr>
        <w:instrText xml:space="preserve"> ADDIN EN.CITE </w:instrText>
      </w:r>
      <w:r w:rsidR="001C1987" w:rsidRPr="0084048C">
        <w:rPr>
          <w:rFonts w:cs="Times New Roman"/>
        </w:rPr>
        <w:fldChar w:fldCharType="begin">
          <w:fldData xml:space="preserve">PEVuZE5vdGU+PENpdGU+PEF1dGhvcj5XYW5nPC9BdXRob3I+PFllYXI+MjAxMzwvWWVhcj48UmVj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</w:fldData>
        </w:fldChar>
      </w:r>
      <w:r w:rsidR="001C1987" w:rsidRPr="0084048C">
        <w:rPr>
          <w:rFonts w:cs="Times New Roman"/>
        </w:rPr>
        <w:instrText xml:space="preserve"> ADDIN EN.CITE.DATA </w:instrText>
      </w:r>
      <w:r w:rsidR="001C1987" w:rsidRPr="0084048C">
        <w:rPr>
          <w:rFonts w:cs="Times New Roman"/>
        </w:rPr>
      </w:r>
      <w:r w:rsidR="001C1987" w:rsidRPr="0084048C">
        <w:rPr>
          <w:rFonts w:cs="Times New Roman"/>
        </w:rPr>
        <w:fldChar w:fldCharType="end"/>
      </w:r>
      <w:r w:rsidR="001C1987" w:rsidRPr="0084048C">
        <w:rPr>
          <w:rFonts w:cs="Times New Roman"/>
        </w:rPr>
      </w:r>
      <w:r w:rsidR="001C1987" w:rsidRPr="0084048C">
        <w:rPr>
          <w:rFonts w:cs="Times New Roman"/>
        </w:rPr>
        <w:fldChar w:fldCharType="separate"/>
      </w:r>
      <w:r w:rsidR="001C1987" w:rsidRPr="0084048C">
        <w:rPr>
          <w:rFonts w:cs="Times New Roman"/>
          <w:noProof/>
        </w:rPr>
        <w:t>[14]</w:t>
      </w:r>
      <w:r w:rsidR="001C1987" w:rsidRPr="0084048C">
        <w:rPr>
          <w:rFonts w:cs="Times New Roman"/>
        </w:rPr>
        <w:fldChar w:fldCharType="end"/>
      </w:r>
      <w:r w:rsidR="001C1987" w:rsidRPr="0084048C">
        <w:rPr>
          <w:rFonts w:cs="Times New Roman"/>
        </w:rPr>
        <w:t>.</w:t>
      </w:r>
      <w:r w:rsidR="006B4CA5" w:rsidRPr="0084048C">
        <w:rPr>
          <w:rFonts w:cs="Times New Roman"/>
        </w:rPr>
        <w:t xml:space="preserve"> In addition, we determined that the TGRL induced pro-atherogenic response was mediated through ER stress signaling leading to upregulation of interferon regulatory factor-1 (IRF-1), which is a regulator of TNF-α induced VCAM-1 transcription (Figure 2) </w:t>
      </w:r>
      <w:r w:rsidR="006B4CA5" w:rsidRPr="0084048C">
        <w:rPr>
          <w:rFonts w:cs="Times New Roman"/>
        </w:rPr>
        <w:fldChar w:fldCharType="begin">
          <w:fldData xml:space="preserve">PEVuZE5vdGU+PENpdGU+PEF1dGhvcj5TdW48L0F1dGhvcj48WWVhcj4yMDEyPC9ZZWFyPjxSZWNO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</w:fldData>
        </w:fldChar>
      </w:r>
      <w:r w:rsidR="006B4CA5" w:rsidRPr="0084048C">
        <w:rPr>
          <w:rFonts w:cs="Times New Roman"/>
        </w:rPr>
        <w:instrText xml:space="preserve"> ADDIN EN.CITE </w:instrText>
      </w:r>
      <w:r w:rsidR="006B4CA5" w:rsidRPr="0084048C">
        <w:rPr>
          <w:rFonts w:cs="Times New Roman"/>
        </w:rPr>
        <w:fldChar w:fldCharType="begin">
          <w:fldData xml:space="preserve">PEVuZE5vdGU+PENpdGU+PEF1dGhvcj5TdW48L0F1dGhvcj48WWVhcj4yMDEyPC9ZZWFyPjxSZWNO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</w:fldData>
        </w:fldChar>
      </w:r>
      <w:r w:rsidR="006B4CA5" w:rsidRPr="0084048C">
        <w:rPr>
          <w:rFonts w:cs="Times New Roman"/>
        </w:rPr>
        <w:instrText xml:space="preserve"> ADDIN EN.CITE.DATA </w:instrText>
      </w:r>
      <w:r w:rsidR="006B4CA5" w:rsidRPr="0084048C">
        <w:rPr>
          <w:rFonts w:cs="Times New Roman"/>
        </w:rPr>
      </w:r>
      <w:r w:rsidR="006B4CA5" w:rsidRPr="0084048C">
        <w:rPr>
          <w:rFonts w:cs="Times New Roman"/>
        </w:rPr>
        <w:fldChar w:fldCharType="end"/>
      </w:r>
      <w:r w:rsidR="006B4CA5" w:rsidRPr="0084048C">
        <w:rPr>
          <w:rFonts w:cs="Times New Roman"/>
        </w:rPr>
      </w:r>
      <w:r w:rsidR="006B4CA5" w:rsidRPr="0084048C">
        <w:rPr>
          <w:rFonts w:cs="Times New Roman"/>
        </w:rPr>
        <w:fldChar w:fldCharType="separate"/>
      </w:r>
      <w:r w:rsidR="006B4CA5" w:rsidRPr="0084048C">
        <w:rPr>
          <w:rFonts w:cs="Times New Roman"/>
        </w:rPr>
        <w:t>[5]</w:t>
      </w:r>
      <w:r w:rsidR="006B4CA5" w:rsidRPr="0084048C">
        <w:rPr>
          <w:rFonts w:cs="Times New Roman"/>
        </w:rPr>
        <w:fldChar w:fldCharType="end"/>
      </w:r>
      <w:r w:rsidR="006B4CA5" w:rsidRPr="0084048C">
        <w:rPr>
          <w:rFonts w:cs="Times New Roman"/>
        </w:rPr>
        <w:t>. We have yet to determine how changes in the composition of TGRL in response to a meal drives the variation in endothelial inflammatory response via the ER stress response.</w:t>
      </w:r>
    </w:p>
    <w:p w14:paraId="776EB664" w14:textId="77777777" w:rsidR="003D1495" w:rsidRPr="0084048C" w:rsidRDefault="003D1495" w:rsidP="007D0466">
      <w:pPr>
        <w:autoSpaceDE w:val="0"/>
        <w:autoSpaceDN w:val="0"/>
        <w:adjustRightInd w:val="0"/>
        <w:contextualSpacing/>
        <w:rPr>
          <w:rFonts w:cs="Times New Roman"/>
        </w:rPr>
      </w:pPr>
    </w:p>
    <w:p w14:paraId="6D580ACB" w14:textId="77777777" w:rsidR="00232C9C" w:rsidRPr="0084048C" w:rsidRDefault="00232C9C" w:rsidP="008F2B40">
      <w:pPr>
        <w:ind w:firstLine="720"/>
        <w:contextualSpacing/>
        <w:rPr>
          <w:rFonts w:cs="Times New Roman"/>
        </w:rPr>
      </w:pPr>
      <w:r w:rsidRPr="0084048C">
        <w:rPr>
          <w:rFonts w:cs="Times New Roman"/>
        </w:rPr>
        <w:t xml:space="preserve">It is known that the biochemical composition of pp-TGRL directly influence endothelial uptake and function </w:t>
      </w:r>
      <w:r w:rsidRPr="0084048C">
        <w:rPr>
          <w:rFonts w:cs="Times New Roman"/>
        </w:rPr>
        <w:fldChar w:fldCharType="begin"/>
      </w:r>
      <w:r w:rsidRPr="0084048C">
        <w:rPr>
          <w:rFonts w:cs="Times New Roman"/>
        </w:rPr>
        <w:instrText xml:space="preserve"> ADDIN EN.CITE &lt;EndNote&gt;&lt;Cite&gt;&lt;Author&gt;Karpe&lt;/Author&gt;&lt;Year&gt;1999&lt;/Year&gt;&lt;RecNum&gt;704&lt;/RecNum&gt;&lt;DisplayText&gt;[35]&lt;/DisplayText&gt;&lt;record&gt;&lt;rec-number&gt;704&lt;/rec-number&gt;&lt;foreign-keys&gt;&lt;key app="EN" db-id="e00pw09su2xefjex0v0vw5wevfa0dsxws52v"&gt;704&lt;/key&gt;&lt;/foreign-keys&gt;&lt;ref-type name="Journal Article"&gt;17&lt;/ref-type&gt;&lt;contributors&gt;&lt;authors&gt;&lt;author&gt;Karpe, F.&lt;/author&gt;&lt;/authors&gt;&lt;/contributors&gt;&lt;auth-address&gt;King Gustaf V Research Institute, Department of Medicine, Karolinska Hospital, Stockholm, Sweden. fredrik@radius.jr2.ox.ac.uk&lt;/auth-address&gt;&lt;titles&gt;&lt;title&gt;Postprandial lipoprotein metabolism and atherosclerosis&lt;/title&gt;&lt;secondary-title&gt;J Intern Med&lt;/secondary-title&gt;&lt;/titles&gt;&lt;periodical&gt;&lt;full-title&gt;J Intern Med&lt;/full-title&gt;&lt;/periodical&gt;&lt;pages&gt;341-55&lt;/pages&gt;&lt;volume&gt;246&lt;/volume&gt;&lt;number&gt;4&lt;/number&gt;&lt;edition&gt;1999/12/03&lt;/edition&gt;&lt;keywords&gt;&lt;keyword&gt;Apolipoproteins B/blood&lt;/keyword&gt;&lt;keyword&gt;Arteriosclerosis/blood/*metabolism&lt;/keyword&gt;&lt;keyword&gt;Cholesterol, VLDL/blood/secretion&lt;/keyword&gt;&lt;keyword&gt;Chylomicrons/blood&lt;/keyword&gt;&lt;keyword&gt;Humans&lt;/keyword&gt;&lt;keyword&gt;Lipoproteins/blood/*metabolism&lt;/keyword&gt;&lt;keyword&gt;Muscle, Smooth, Vascular/physiology&lt;/keyword&gt;&lt;keyword&gt;Particle Size&lt;/keyword&gt;&lt;keyword&gt;Postprandial Period/*physiology&lt;/keyword&gt;&lt;keyword&gt;Triglycerides/blood&lt;/keyword&gt;&lt;/keywords&gt;&lt;dates&gt;&lt;year&gt;1999&lt;/year&gt;&lt;pub-dates&gt;&lt;date&gt;Oct&lt;/date&gt;&lt;/pub-dates&gt;&lt;/dates&gt;&lt;isbn&gt;0954-6820 (Print)&amp;#xD;0954-6820 (Linking)&lt;/isbn&gt;&lt;accession-num&gt;10583705&lt;/accession-num&gt;&lt;urls&gt;&lt;related-urls&gt;&lt;url&gt;http://www.ncbi.nlm.nih.gov/pubmed/10583705&lt;/url&gt;&lt;/related-urls&gt;&lt;/urls&gt;&lt;electronic-resource-num&gt;jim548 [pii]&lt;/electronic-resource-num&gt;&lt;language&gt;eng&lt;/language&gt;&lt;/record&gt;&lt;/Cite&gt;&lt;/EndNote&gt;</w:instrText>
      </w:r>
      <w:r w:rsidRPr="0084048C">
        <w:rPr>
          <w:rFonts w:cs="Times New Roman"/>
        </w:rPr>
        <w:fldChar w:fldCharType="separate"/>
      </w:r>
      <w:r w:rsidRPr="0084048C">
        <w:rPr>
          <w:rFonts w:cs="Times New Roman"/>
          <w:noProof/>
        </w:rPr>
        <w:t>[35]</w:t>
      </w:r>
      <w:r w:rsidRPr="0084048C">
        <w:rPr>
          <w:rFonts w:cs="Times New Roman"/>
        </w:rPr>
        <w:fldChar w:fldCharType="end"/>
      </w:r>
      <w:r w:rsidRPr="0084048C">
        <w:rPr>
          <w:rFonts w:cs="Times New Roman"/>
        </w:rPr>
        <w:t xml:space="preserve">. </w:t>
      </w:r>
      <w:r w:rsidR="000D6E6A" w:rsidRPr="0084048C">
        <w:rPr>
          <w:rFonts w:cs="Times New Roman"/>
        </w:rPr>
        <w:t xml:space="preserve">We have shown that </w:t>
      </w:r>
      <w:r w:rsidR="008F6944" w:rsidRPr="0084048C">
        <w:rPr>
          <w:rFonts w:cs="Times New Roman"/>
        </w:rPr>
        <w:t>the difference in t</w:t>
      </w:r>
      <w:r w:rsidR="00380E6E" w:rsidRPr="0084048C">
        <w:rPr>
          <w:rFonts w:cs="Times New Roman"/>
        </w:rPr>
        <w:t>he inflammatory response correlated with particle composition</w:t>
      </w:r>
      <w:r w:rsidR="0012531A" w:rsidRPr="0084048C">
        <w:rPr>
          <w:rFonts w:cs="Times New Roman"/>
        </w:rPr>
        <w:t xml:space="preserve"> such as particle tri</w:t>
      </w:r>
      <w:r w:rsidR="004654DD" w:rsidRPr="0084048C">
        <w:rPr>
          <w:rFonts w:cs="Times New Roman"/>
        </w:rPr>
        <w:t>glyceride, cholesterol,</w:t>
      </w:r>
      <w:r w:rsidR="00154F6C" w:rsidRPr="0084048C">
        <w:rPr>
          <w:rFonts w:cs="Times New Roman"/>
        </w:rPr>
        <w:t xml:space="preserve"> ApoCIII and ApoE content</w:t>
      </w:r>
      <w:r w:rsidR="00380E6E" w:rsidRPr="0084048C">
        <w:rPr>
          <w:rFonts w:cs="Times New Roman"/>
        </w:rPr>
        <w:t xml:space="preserve">. </w:t>
      </w:r>
      <w:r w:rsidRPr="0084048C">
        <w:rPr>
          <w:rFonts w:cs="Times New Roman"/>
        </w:rPr>
        <w:t xml:space="preserve">Preliminary data suggests that pro-atherogenic TGRL are enriched in PUFA, and depleted in saturated and monounsaturated fatty acids. PUFAs are oxygenated to produce bioactive species called oxylipins, which have shown to mediate inflammatory responses </w:t>
      </w:r>
      <w:r w:rsidRPr="0084048C">
        <w:rPr>
          <w:rFonts w:cs="Times New Roman"/>
        </w:rPr>
        <w:fldChar w:fldCharType="begin"/>
      </w:r>
      <w:r w:rsidRPr="0084048C">
        <w:rPr>
          <w:rFonts w:cs="Times New Roman"/>
        </w:rPr>
        <w:instrText xml:space="preserve"> ADDIN EN.CITE &lt;EndNote&gt;&lt;Cite&gt;&lt;Author&gt;Shearer&lt;/Author&gt;&lt;Year&gt;2009&lt;/Year&gt;&lt;RecNum&gt;361&lt;/RecNum&gt;&lt;DisplayText&gt;[19]&lt;/DisplayText&gt;&lt;record&gt;&lt;rec-number&gt;361&lt;/rec-number&gt;&lt;foreign-keys&gt;&lt;key app="EN" db-id="wrapwe9aft0waaexrxips25ipvvw9sd5pp2s" timestamp="1487270498"&gt;361&lt;/key&gt;&lt;/foreign-keys&gt;&lt;ref-type name="Journal Article"&gt;17&lt;/ref-type&gt;&lt;contributors&gt;&lt;authors&gt;&lt;author&gt;Shearer, G. C.&lt;/author&gt;&lt;author&gt;Newman, J. W.&lt;/author&gt;&lt;/authors&gt;&lt;/contributors&gt;&lt;auth-address&gt;Cardiovascular Health Research Center, Sanford Research/University of South Dakota, Suite 700, Sioux Falls, SD 57105, USA. greg.shearer@usd.edu&lt;/auth-address&gt;&lt;titles&gt;&lt;title&gt;Impact of circulating esterified eicosanoids and other oxylipins on endothelial function&lt;/title&gt;&lt;secondary-title&gt;Curr Atheroscler Rep&lt;/secondary-title&gt;&lt;/titles&gt;&lt;periodical&gt;&lt;full-title&gt;Curr Atheroscler Rep&lt;/full-title&gt;&lt;/periodical&gt;&lt;pages&gt;403-10&lt;/pages&gt;&lt;volume&gt;11&lt;/volume&gt;&lt;number&gt;6&lt;/number&gt;&lt;keywords&gt;&lt;keyword&gt;Atherosclerosis/*metabolism&lt;/keyword&gt;&lt;keyword&gt;Eicosanoids/metabolism/*physiology&lt;/keyword&gt;&lt;keyword&gt;Endothelium, Vascular/*physiopathology&lt;/keyword&gt;&lt;keyword&gt;Humans&lt;/keyword&gt;&lt;keyword&gt;Inflammation/*metabolism&lt;/keyword&gt;&lt;keyword&gt;Oxylipins/*metabolism&lt;/keyword&gt;&lt;/keywords&gt;&lt;dates&gt;&lt;year&gt;2009&lt;/year&gt;&lt;pub-dates&gt;&lt;date&gt;Nov&lt;/date&gt;&lt;/pub-dates&gt;&lt;/dates&gt;&lt;isbn&gt;1534-6242 (Electronic)&amp;#xD;1523-3804 (Linking)&lt;/isbn&gt;&lt;accession-num&gt;19852880&lt;/accession-num&gt;&lt;urls&gt;&lt;related-urls&gt;&lt;url&gt;https://www.ncbi.nlm.nih.gov/pubmed/19852880&lt;/url&gt;&lt;/related-urls&gt;&lt;/urls&gt;&lt;/record&gt;&lt;/Cite&gt;&lt;/EndNote&gt;</w:instrText>
      </w:r>
      <w:r w:rsidRPr="0084048C">
        <w:rPr>
          <w:rFonts w:cs="Times New Roman"/>
        </w:rPr>
        <w:fldChar w:fldCharType="separate"/>
      </w:r>
      <w:r w:rsidRPr="0084048C">
        <w:rPr>
          <w:rFonts w:cs="Times New Roman"/>
          <w:noProof/>
        </w:rPr>
        <w:t>[19]</w:t>
      </w:r>
      <w:r w:rsidRPr="0084048C">
        <w:rPr>
          <w:rFonts w:cs="Times New Roman"/>
        </w:rPr>
        <w:fldChar w:fldCharType="end"/>
      </w:r>
      <w:r w:rsidRPr="0084048C">
        <w:rPr>
          <w:rFonts w:cs="Times New Roman"/>
        </w:rPr>
        <w:t>. The three-important enzymatic metabolic pathways (Figure 3) involved in PUFA oxygenation include: Lipoxygenase (LOX), cyclooxygenase (COX) and Cytochrome P450_epoxygenase (CYP_</w:t>
      </w:r>
      <w:commentRangeStart w:id="1"/>
      <w:r w:rsidRPr="0084048C">
        <w:rPr>
          <w:rFonts w:cs="Times New Roman"/>
        </w:rPr>
        <w:t>epoxy</w:t>
      </w:r>
      <w:commentRangeEnd w:id="1"/>
      <w:r w:rsidR="008924CC" w:rsidRPr="0084048C">
        <w:rPr>
          <w:rStyle w:val="CommentReference"/>
          <w:rFonts w:cs="Times New Roman"/>
        </w:rPr>
        <w:commentReference w:id="1"/>
      </w:r>
      <w:r w:rsidRPr="0084048C">
        <w:rPr>
          <w:rFonts w:cs="Times New Roman"/>
        </w:rPr>
        <w:t xml:space="preserve">). LOX release alcohols and ketones, which are generally considered pro-inflammatory, while epoxides released from the CYP epoxy pathways are considered anti-inflammatory. COX releases prostaglandins which are generally pro-inflammatory and anti-inflammatory </w:t>
      </w:r>
      <w:r w:rsidRPr="0084048C">
        <w:rPr>
          <w:rFonts w:cs="Times New Roman"/>
        </w:rPr>
        <w:lastRenderedPageBreak/>
        <w:t xml:space="preserve">prostacyclins. Oxylipins are esterified in TGRL and can be released through lipolysis by lipoprotein lipase in ECs. Rabbits on a high-fat diet developed plaques that were enriched in LOX derived pro-inflammatory oxylipins such as 13 HODE, 9 HODE, 12 HETE, 12,13 TriHOME. 9 HODE, 13 HODE and 11 HETE, were also elevated in the plasma of these rabbits </w:t>
      </w:r>
      <w:r w:rsidRPr="0084048C">
        <w:rPr>
          <w:rFonts w:cs="Times New Roman"/>
        </w:rPr>
        <w:fldChar w:fldCharType="begin"/>
      </w:r>
      <w:r w:rsidRPr="0084048C">
        <w:rPr>
          <w:rFonts w:cs="Times New Roman"/>
        </w:rPr>
        <w:instrText xml:space="preserve"> ADDIN EN.CITE &lt;EndNote&gt;&lt;Cite&gt;&lt;Author&gt;Bojic&lt;/Author&gt;&lt;Year&gt;2015&lt;/Year&gt;&lt;RecNum&gt;1461&lt;/RecNum&gt;&lt;DisplayText&gt;[36]&lt;/DisplayText&gt;&lt;record&gt;&lt;rec-number&gt;1461&lt;/rec-number&gt;&lt;foreign-keys&gt;&lt;key app="EN" db-id="fzxr5ztd70a2toep2db5ra2e9xffrsa59f2w" timestamp="1449877208"&gt;1461&lt;/key&gt;&lt;/foreign-keys&gt;&lt;ref-type name="Journal Article"&gt;17&lt;/ref-type&gt;&lt;contributors&gt;&lt;authors&gt;&lt;author&gt;Bojic, L. A.&lt;/author&gt;&lt;author&gt;McLaren, D. G.&lt;/author&gt;&lt;author&gt;Harms, A. C.&lt;/author&gt;&lt;author&gt;Hankemeier, T.&lt;/author&gt;&lt;author&gt;Dane, A.&lt;/author&gt;&lt;author&gt;Wang, S. P.&lt;/author&gt;&lt;author&gt;Rosa, R.&lt;/author&gt;&lt;author&gt;Previs, S. F.&lt;/author&gt;&lt;author&gt;Johns, D. G.&lt;/author&gt;&lt;author&gt;Castro-Perez, J. M.&lt;/author&gt;&lt;/authors&gt;&lt;/contributors&gt;&lt;auth-address&gt;Merck and Co., Inc, Merck Research Laboratories, Kenilworth, NJ, 07033, USA. lazar.bojic@merck.com.&amp;#xD;Merck and Co., Inc, Merck Research Laboratories, Kenilworth, NJ, 07033, USA.&amp;#xD;Leiden Amsterdam Centre for Drug Research, Netherlands Metabolomics Centre, 2300 LA, Leiden, The Netherlands.&lt;/auth-address&gt;&lt;titles&gt;&lt;title&gt;Quantitative profiling of oxylipins in plasma and atherosclerotic plaques of hypercholesterolemic rabbits&lt;/title&gt;&lt;secondary-title&gt;Anal Bioanal Chem&lt;/secondary-title&gt;&lt;alt-title&gt;Analytical and bioanalytical chemistry&lt;/alt-title&gt;&lt;/titles&gt;&lt;periodical&gt;&lt;full-title&gt;Anal Bioanal Chem&lt;/full-title&gt;&lt;abbr-1&gt;Analytical and bioanalytical chemistry&lt;/abbr-1&gt;&lt;/periodical&gt;&lt;alt-periodical&gt;&lt;full-title&gt;Anal Bioanal Chem&lt;/full-title&gt;&lt;abbr-1&gt;Analytical and bioanalytical chemistry&lt;/abbr-1&gt;&lt;/alt-periodical&gt;&lt;dates&gt;&lt;year&gt;2015&lt;/year&gt;&lt;pub-dates&gt;&lt;date&gt;Oct 28&lt;/date&gt;&lt;/pub-dates&gt;&lt;/dates&gt;&lt;isbn&gt;1618-2650 (Electronic)&lt;/isbn&gt;&lt;accession-num&gt;26511226&lt;/accession-num&gt;&lt;urls&gt;&lt;related-urls&gt;&lt;url&gt;http://www.ncbi.nlm.nih.gov/pubmed/26511226&lt;/url&gt;&lt;/related-urls&gt;&lt;/urls&gt;&lt;electronic-resource-num&gt;10.1007/s00216-015-9105-4&lt;/electronic-resource-num&gt;&lt;/record&gt;&lt;/Cite&gt;&lt;/EndNote&gt;</w:instrText>
      </w:r>
      <w:r w:rsidRPr="0084048C">
        <w:rPr>
          <w:rFonts w:cs="Times New Roman"/>
        </w:rPr>
        <w:fldChar w:fldCharType="separate"/>
      </w:r>
      <w:r w:rsidRPr="0084048C">
        <w:rPr>
          <w:rFonts w:cs="Times New Roman"/>
          <w:noProof/>
        </w:rPr>
        <w:t>[36]</w:t>
      </w:r>
      <w:r w:rsidRPr="0084048C">
        <w:rPr>
          <w:rFonts w:cs="Times New Roman"/>
        </w:rPr>
        <w:fldChar w:fldCharType="end"/>
      </w:r>
      <w:r w:rsidRPr="0084048C">
        <w:rPr>
          <w:rFonts w:cs="Times New Roman"/>
        </w:rPr>
        <w:t xml:space="preserve">. Further, there were stark differences in oxylipin profiles in lipolyzed VLDL pool obtained from obese HTG rats in comparison to wild type </w:t>
      </w:r>
      <w:r w:rsidRPr="0084048C">
        <w:rPr>
          <w:rFonts w:cs="Times New Roman"/>
        </w:rPr>
        <w:fldChar w:fldCharType="begin"/>
      </w:r>
      <w:r w:rsidRPr="0084048C">
        <w:rPr>
          <w:rFonts w:cs="Times New Roman"/>
        </w:rPr>
        <w:instrText xml:space="preserve"> ADDIN EN.CITE &lt;EndNote&gt;&lt;Cite&gt;&lt;Author&gt;Shearer&lt;/Author&gt;&lt;Year&gt;2008&lt;/Year&gt;&lt;RecNum&gt;434&lt;/RecNum&gt;&lt;DisplayText&gt;[37]&lt;/DisplayText&gt;&lt;record&gt;&lt;rec-number&gt;434&lt;/rec-number&gt;&lt;foreign-keys&gt;&lt;key app="EN" db-id="wrapwe9aft0waaexrxips25ipvvw9sd5pp2s" timestamp="1487270607"&gt;434&lt;/key&gt;&lt;/foreign-keys&gt;&lt;ref-type name="Journal Article"&gt;17&lt;/ref-type&gt;&lt;contributors&gt;&lt;authors&gt;&lt;author&gt;Shearer, G. C.&lt;/author&gt;&lt;author&gt;Newman, J. W.&lt;/author&gt;&lt;/authors&gt;&lt;/contributors&gt;&lt;auth-address&gt;Department of Veterans Affairs Northern California Health Care System, Mather, CA, USA. greg.shearer@usd.edu&lt;/auth-address&gt;&lt;titles&gt;&lt;title&gt;Lipoprotein lipase releases esterified oxylipins from very low-density lipoproteins&lt;/title&gt;&lt;secondary-title&gt;Prostaglandins Leukot Essent Fatty Acids&lt;/secondary-title&gt;&lt;/titles&gt;&lt;periodical&gt;&lt;full-title&gt;Prostaglandins Leukot Essent Fatty Acids&lt;/full-title&gt;&lt;/periodical&gt;&lt;pages&gt;215-22&lt;/pages&gt;&lt;volume&gt;79&lt;/volume&gt;&lt;number&gt;6&lt;/number&gt;&lt;keywords&gt;&lt;keyword&gt;Animals&lt;/keyword&gt;&lt;keyword&gt;Female&lt;/keyword&gt;&lt;keyword&gt;Lipolysis&lt;/keyword&gt;&lt;keyword&gt;Lipoprotein Lipase/*metabolism&lt;/keyword&gt;&lt;keyword&gt;Lipoproteins, VLDL/blood/chemistry/*metabolism&lt;/keyword&gt;&lt;keyword&gt;Molecular Structure&lt;/keyword&gt;&lt;keyword&gt;Oxylipins/blood/chemistry/*metabolism&lt;/keyword&gt;&lt;keyword&gt;Rats&lt;/keyword&gt;&lt;keyword&gt;Rats, Zucker&lt;/keyword&gt;&lt;/keywords&gt;&lt;dates&gt;&lt;year&gt;2008&lt;/year&gt;&lt;pub-dates&gt;&lt;date&gt;Dec&lt;/date&gt;&lt;/pub-dates&gt;&lt;/dates&gt;&lt;isbn&gt;0952-3278 (Print)&amp;#xD;0952-3278 (Linking)&lt;/isbn&gt;&lt;accession-num&gt;19042114&lt;/accession-num&gt;&lt;urls&gt;&lt;related-urls&gt;&lt;url&gt;https://www.ncbi.nlm.nih.gov/pubmed/19042114&lt;/url&gt;&lt;/related-urls&gt;&lt;/urls&gt;&lt;custom2&gt;PMC2629508&lt;/custom2&gt;&lt;electronic-resource-num&gt;10.1016/j.plefa.2008.09.023&lt;/electronic-resource-num&gt;&lt;/record&gt;&lt;/Cite&gt;&lt;/EndNote&gt;</w:instrText>
      </w:r>
      <w:r w:rsidRPr="0084048C">
        <w:rPr>
          <w:rFonts w:cs="Times New Roman"/>
        </w:rPr>
        <w:fldChar w:fldCharType="separate"/>
      </w:r>
      <w:r w:rsidRPr="0084048C">
        <w:rPr>
          <w:rFonts w:cs="Times New Roman"/>
          <w:noProof/>
        </w:rPr>
        <w:t>[37]</w:t>
      </w:r>
      <w:r w:rsidRPr="0084048C">
        <w:rPr>
          <w:rFonts w:cs="Times New Roman"/>
        </w:rPr>
        <w:fldChar w:fldCharType="end"/>
      </w:r>
      <w:r w:rsidRPr="0084048C">
        <w:rPr>
          <w:rFonts w:cs="Times New Roman"/>
        </w:rPr>
        <w:t xml:space="preserve">. Additionally, n-3 supplementation in humans has shown to shift the oxylipin distribution in lipoproteins and plasma toward enrichment in n-3 derived oxylipin, which is correlated to lower s-TG levels and better cardiovascular health </w:t>
      </w:r>
      <w:r w:rsidRPr="0084048C">
        <w:rPr>
          <w:rFonts w:cs="Times New Roman"/>
        </w:rPr>
        <w:fldChar w:fldCharType="begin">
          <w:fldData xml:space="preserve">PEVuZE5vdGU+PENpdGU+PEF1dGhvcj5OZXdtYW48L0F1dGhvcj48WWVhcj4yMDE0PC9ZZWFyPjxS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==
</w:fldData>
        </w:fldChar>
      </w:r>
      <w:r w:rsidRPr="0084048C">
        <w:rPr>
          <w:rFonts w:cs="Times New Roman"/>
        </w:rPr>
        <w:instrText xml:space="preserve"> ADDIN EN.CITE </w:instrText>
      </w:r>
      <w:r w:rsidRPr="0084048C">
        <w:rPr>
          <w:rFonts w:cs="Times New Roman"/>
        </w:rPr>
        <w:fldChar w:fldCharType="begin">
          <w:fldData xml:space="preserve">PEVuZE5vdGU+PENpdGU+PEF1dGhvcj5OZXdtYW48L0F1dGhvcj48WWVhcj4yMDE0PC9ZZWFyPjxS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==
</w:fldData>
        </w:fldChar>
      </w:r>
      <w:r w:rsidRPr="0084048C">
        <w:rPr>
          <w:rFonts w:cs="Times New Roman"/>
        </w:rPr>
        <w:instrText xml:space="preserve"> ADDIN EN.CITE.DATA </w:instrText>
      </w:r>
      <w:r w:rsidRPr="0084048C">
        <w:rPr>
          <w:rFonts w:cs="Times New Roman"/>
        </w:rPr>
      </w:r>
      <w:r w:rsidRPr="0084048C">
        <w:rPr>
          <w:rFonts w:cs="Times New Roman"/>
        </w:rPr>
        <w:fldChar w:fldCharType="end"/>
      </w:r>
      <w:r w:rsidRPr="0084048C">
        <w:rPr>
          <w:rFonts w:cs="Times New Roman"/>
        </w:rPr>
      </w:r>
      <w:r w:rsidRPr="0084048C">
        <w:rPr>
          <w:rFonts w:cs="Times New Roman"/>
        </w:rPr>
        <w:fldChar w:fldCharType="separate"/>
      </w:r>
      <w:r w:rsidRPr="0084048C">
        <w:rPr>
          <w:rFonts w:cs="Times New Roman"/>
          <w:noProof/>
        </w:rPr>
        <w:t>[20]</w:t>
      </w:r>
      <w:r w:rsidRPr="0084048C">
        <w:rPr>
          <w:rFonts w:cs="Times New Roman"/>
        </w:rPr>
        <w:fldChar w:fldCharType="end"/>
      </w:r>
      <w:r w:rsidRPr="0084048C">
        <w:rPr>
          <w:rFonts w:cs="Times New Roman"/>
        </w:rPr>
        <w:t xml:space="preserve">. However, the role of diet in inducing changes in PUFA profile in the TGRL to directly affect endothelial lipid metabolic and inflammatory responses endothelium is unknown. </w:t>
      </w:r>
    </w:p>
    <w:p w14:paraId="65A3004F" w14:textId="77777777" w:rsidR="00FF5A05" w:rsidRPr="0084048C" w:rsidRDefault="00FF5A05" w:rsidP="006C4383">
      <w:pPr>
        <w:contextualSpacing/>
        <w:rPr>
          <w:ins w:id="2" w:author="Tony" w:date="2017-07-28T11:52:00Z"/>
          <w:rFonts w:cs="Times New Roman"/>
        </w:rPr>
      </w:pPr>
    </w:p>
    <w:p w14:paraId="394FCC90" w14:textId="77777777" w:rsidR="003870A9" w:rsidRPr="0084048C" w:rsidRDefault="003870A9" w:rsidP="006C4383">
      <w:pPr>
        <w:contextualSpacing/>
        <w:rPr>
          <w:ins w:id="3" w:author="Tony" w:date="2017-07-28T11:55:00Z"/>
          <w:rFonts w:cs="Times New Roman"/>
        </w:rPr>
      </w:pPr>
      <w:ins w:id="4" w:author="Tony" w:date="2017-07-28T11:54:00Z">
        <w:r w:rsidRPr="0084048C">
          <w:rPr>
            <w:rFonts w:cs="Times New Roman"/>
          </w:rPr>
          <w:t>Emphasize TGRL</w:t>
        </w:r>
      </w:ins>
      <w:ins w:id="5" w:author="Tony" w:date="2017-07-28T11:56:00Z">
        <w:r w:rsidRPr="0084048C">
          <w:rPr>
            <w:rFonts w:cs="Times New Roman"/>
          </w:rPr>
          <w:t xml:space="preserve"> (assembled elsewhere)</w:t>
        </w:r>
      </w:ins>
      <w:ins w:id="6" w:author="Tony" w:date="2017-07-28T11:54:00Z">
        <w:r w:rsidRPr="0084048C">
          <w:rPr>
            <w:rFonts w:cs="Times New Roman"/>
          </w:rPr>
          <w:t xml:space="preserve"> as means to deliver oxylipins to peripheral tissue (here endothelium)</w:t>
        </w:r>
      </w:ins>
      <w:ins w:id="7" w:author="Tony" w:date="2017-07-28T11:55:00Z">
        <w:r w:rsidRPr="0084048C">
          <w:rPr>
            <w:rFonts w:cs="Times New Roman"/>
          </w:rPr>
          <w:t xml:space="preserve"> where they can mediate </w:t>
        </w:r>
      </w:ins>
      <w:ins w:id="8" w:author="Tony" w:date="2017-07-28T11:56:00Z">
        <w:r w:rsidRPr="0084048C">
          <w:rPr>
            <w:rFonts w:cs="Times New Roman"/>
          </w:rPr>
          <w:t>local inflammatory response</w:t>
        </w:r>
      </w:ins>
    </w:p>
    <w:p w14:paraId="45677F70" w14:textId="77777777" w:rsidR="00F13B0D" w:rsidRPr="0084048C" w:rsidRDefault="00F13B0D" w:rsidP="00F13B0D">
      <w:pPr>
        <w:contextualSpacing/>
        <w:rPr>
          <w:ins w:id="9" w:author="Tony" w:date="2017-08-23T10:59:00Z"/>
          <w:rFonts w:cs="Times New Roman"/>
        </w:rPr>
      </w:pPr>
    </w:p>
    <w:p w14:paraId="2E90BE56" w14:textId="77777777" w:rsidR="00F13B0D" w:rsidRPr="0084048C" w:rsidRDefault="00F13B0D" w:rsidP="00F13B0D">
      <w:pPr>
        <w:contextualSpacing/>
        <w:rPr>
          <w:ins w:id="10" w:author="Tony" w:date="2017-08-23T10:59:00Z"/>
          <w:rFonts w:cs="Times New Roman"/>
        </w:rPr>
      </w:pPr>
      <w:ins w:id="11" w:author="Tony" w:date="2017-08-23T10:59:00Z">
        <w:r w:rsidRPr="0084048C">
          <w:rPr>
            <w:rFonts w:cs="Times New Roman"/>
          </w:rPr>
          <w:t xml:space="preserve">Our objectives were to 1) determine the changing oxylipin profile in TGRL in response to a metabolic challenge (the high fat test meal), 2) identify the changes in composition and abundance that correlate most strongly with the inflammatory capacity of TGRL, and 3) directly link these changes to </w:t>
        </w:r>
      </w:ins>
      <w:ins w:id="12" w:author="Tony" w:date="2017-08-23T15:00:00Z">
        <w:r w:rsidR="00497638" w:rsidRPr="0084048C">
          <w:rPr>
            <w:rFonts w:cs="Times New Roman"/>
          </w:rPr>
          <w:t xml:space="preserve">ER-mediated </w:t>
        </w:r>
      </w:ins>
      <w:ins w:id="13" w:author="Tony" w:date="2017-08-23T10:59:00Z">
        <w:r w:rsidRPr="0084048C">
          <w:rPr>
            <w:rFonts w:cs="Times New Roman"/>
          </w:rPr>
          <w:t>endot</w:t>
        </w:r>
        <w:r w:rsidR="001A493D" w:rsidRPr="0084048C">
          <w:rPr>
            <w:rFonts w:cs="Times New Roman"/>
          </w:rPr>
          <w:t>helial inflammation measured on</w:t>
        </w:r>
      </w:ins>
      <w:ins w:id="14" w:author="Tony" w:date="2017-08-23T14:59:00Z">
        <w:r w:rsidR="001A493D" w:rsidRPr="0084048C">
          <w:rPr>
            <w:rFonts w:cs="Times New Roman"/>
          </w:rPr>
          <w:t>-</w:t>
        </w:r>
      </w:ins>
      <w:ins w:id="15" w:author="Tony" w:date="2017-08-23T10:59:00Z">
        <w:r w:rsidRPr="0084048C">
          <w:rPr>
            <w:rFonts w:cs="Times New Roman"/>
          </w:rPr>
          <w:t>chip.</w:t>
        </w:r>
      </w:ins>
    </w:p>
    <w:p w14:paraId="01E2AA22" w14:textId="77777777" w:rsidR="003870A9" w:rsidRPr="0084048C" w:rsidRDefault="003870A9" w:rsidP="006C4383">
      <w:pPr>
        <w:contextualSpacing/>
        <w:rPr>
          <w:rFonts w:cs="Times New Roman"/>
        </w:rPr>
      </w:pPr>
    </w:p>
    <w:p w14:paraId="6FA5995D" w14:textId="77777777" w:rsidR="00CE23EB" w:rsidRPr="0084048C" w:rsidRDefault="00EA497C" w:rsidP="00FF5A05">
      <w:pPr>
        <w:ind w:firstLine="720"/>
        <w:contextualSpacing/>
        <w:rPr>
          <w:rFonts w:cs="Times New Roman"/>
          <w:i/>
        </w:rPr>
      </w:pPr>
      <w:r w:rsidRPr="0084048C">
        <w:rPr>
          <w:rFonts w:cs="Times New Roman"/>
          <w:i/>
        </w:rPr>
        <w:t xml:space="preserve">We hypothesized that the </w:t>
      </w:r>
      <w:ins w:id="16" w:author="Tony" w:date="2017-07-28T12:01:00Z">
        <w:r w:rsidR="003870A9" w:rsidRPr="0084048C">
          <w:rPr>
            <w:rFonts w:cs="Times New Roman"/>
            <w:i/>
          </w:rPr>
          <w:t xml:space="preserve">relative </w:t>
        </w:r>
      </w:ins>
      <w:r w:rsidRPr="0084048C">
        <w:rPr>
          <w:rFonts w:cs="Times New Roman"/>
          <w:i/>
        </w:rPr>
        <w:t>abundance of</w:t>
      </w:r>
      <w:r w:rsidR="00585B10" w:rsidRPr="0084048C">
        <w:rPr>
          <w:rFonts w:cs="Times New Roman"/>
          <w:i/>
        </w:rPr>
        <w:t xml:space="preserve"> </w:t>
      </w:r>
      <w:ins w:id="17" w:author="Tony" w:date="2017-07-28T12:01:00Z">
        <w:r w:rsidR="003870A9" w:rsidRPr="0084048C">
          <w:rPr>
            <w:rFonts w:cs="Times New Roman"/>
            <w:i/>
          </w:rPr>
          <w:t xml:space="preserve">PUFA and their </w:t>
        </w:r>
      </w:ins>
      <w:r w:rsidR="00585B10" w:rsidRPr="0084048C">
        <w:rPr>
          <w:rFonts w:cs="Times New Roman"/>
          <w:i/>
        </w:rPr>
        <w:t>oxygenated metabolites</w:t>
      </w:r>
      <w:ins w:id="18" w:author="Tony" w:date="2017-07-28T12:01:00Z">
        <w:r w:rsidR="003870A9" w:rsidRPr="0084048C">
          <w:rPr>
            <w:rFonts w:cs="Times New Roman"/>
            <w:i/>
          </w:rPr>
          <w:t xml:space="preserve"> (oxylipins)</w:t>
        </w:r>
      </w:ins>
      <w:r w:rsidRPr="0084048C">
        <w:rPr>
          <w:rFonts w:cs="Times New Roman"/>
          <w:i/>
        </w:rPr>
        <w:t xml:space="preserve"> </w:t>
      </w:r>
      <w:del w:id="19" w:author="Tony" w:date="2017-07-28T12:01:00Z">
        <w:r w:rsidRPr="0084048C" w:rsidDel="003870A9">
          <w:rPr>
            <w:rFonts w:cs="Times New Roman"/>
            <w:i/>
          </w:rPr>
          <w:delText>of PUFA</w:delText>
        </w:r>
        <w:r w:rsidR="007E00F7" w:rsidRPr="0084048C" w:rsidDel="003870A9">
          <w:rPr>
            <w:rFonts w:cs="Times New Roman"/>
            <w:i/>
          </w:rPr>
          <w:delText>, oxylipins,</w:delText>
        </w:r>
        <w:r w:rsidR="00585B10" w:rsidRPr="0084048C" w:rsidDel="003870A9">
          <w:rPr>
            <w:rFonts w:cs="Times New Roman"/>
            <w:i/>
          </w:rPr>
          <w:delText xml:space="preserve"> </w:delText>
        </w:r>
      </w:del>
      <w:r w:rsidRPr="0084048C">
        <w:rPr>
          <w:rFonts w:cs="Times New Roman"/>
          <w:i/>
        </w:rPr>
        <w:t xml:space="preserve">in </w:t>
      </w:r>
      <w:ins w:id="20" w:author="Tony" w:date="2017-07-28T12:02:00Z">
        <w:r w:rsidR="006B5A16" w:rsidRPr="0084048C">
          <w:rPr>
            <w:rFonts w:cs="Times New Roman"/>
            <w:i/>
          </w:rPr>
          <w:t xml:space="preserve">postprandial </w:t>
        </w:r>
      </w:ins>
      <w:r w:rsidR="00585B10" w:rsidRPr="0084048C">
        <w:rPr>
          <w:rFonts w:cs="Times New Roman"/>
          <w:i/>
        </w:rPr>
        <w:t>TGRL</w:t>
      </w:r>
      <w:r w:rsidRPr="0084048C">
        <w:rPr>
          <w:rFonts w:cs="Times New Roman"/>
          <w:i/>
        </w:rPr>
        <w:t xml:space="preserve"> </w:t>
      </w:r>
      <w:r w:rsidR="00585B10" w:rsidRPr="0084048C">
        <w:rPr>
          <w:rFonts w:cs="Times New Roman"/>
          <w:i/>
        </w:rPr>
        <w:t>varies in proportion to an indivi</w:t>
      </w:r>
      <w:r w:rsidR="00972744" w:rsidRPr="0084048C">
        <w:rPr>
          <w:rFonts w:cs="Times New Roman"/>
          <w:i/>
        </w:rPr>
        <w:t>dual’s overall metabolic status,</w:t>
      </w:r>
      <w:r w:rsidR="00585B10" w:rsidRPr="0084048C">
        <w:rPr>
          <w:rFonts w:cs="Times New Roman"/>
          <w:i/>
        </w:rPr>
        <w:t xml:space="preserve"> and </w:t>
      </w:r>
      <w:del w:id="21" w:author="Tony" w:date="2017-07-28T12:07:00Z">
        <w:r w:rsidR="00585B10" w:rsidRPr="0084048C" w:rsidDel="006B5A16">
          <w:rPr>
            <w:rFonts w:cs="Times New Roman"/>
            <w:i/>
          </w:rPr>
          <w:delText>contributes to the</w:delText>
        </w:r>
      </w:del>
      <w:ins w:id="22" w:author="Tony" w:date="2017-07-28T12:07:00Z">
        <w:r w:rsidR="006B5A16" w:rsidRPr="0084048C">
          <w:rPr>
            <w:rFonts w:cs="Times New Roman"/>
            <w:i/>
          </w:rPr>
          <w:t>correlates with a</w:t>
        </w:r>
      </w:ins>
      <w:r w:rsidR="00585B10" w:rsidRPr="0084048C">
        <w:rPr>
          <w:rFonts w:cs="Times New Roman"/>
          <w:i/>
        </w:rPr>
        <w:t xml:space="preserve"> distinct ER</w:t>
      </w:r>
      <w:ins w:id="23" w:author="Tony" w:date="2017-07-28T12:08:00Z">
        <w:r w:rsidR="006B5A16" w:rsidRPr="0084048C">
          <w:rPr>
            <w:rFonts w:cs="Times New Roman"/>
            <w:i/>
          </w:rPr>
          <w:t xml:space="preserve"> </w:t>
        </w:r>
      </w:ins>
      <w:del w:id="24" w:author="Tony" w:date="2017-07-28T12:07:00Z">
        <w:r w:rsidR="00585B10" w:rsidRPr="0084048C" w:rsidDel="006B5A16">
          <w:rPr>
            <w:rFonts w:cs="Times New Roman"/>
            <w:i/>
          </w:rPr>
          <w:delText xml:space="preserve"> </w:delText>
        </w:r>
      </w:del>
      <w:r w:rsidR="00585B10" w:rsidRPr="0084048C">
        <w:rPr>
          <w:rFonts w:cs="Times New Roman"/>
          <w:i/>
        </w:rPr>
        <w:t>stress</w:t>
      </w:r>
      <w:ins w:id="25" w:author="Tony" w:date="2017-07-28T12:08:00Z">
        <w:r w:rsidR="006B5A16" w:rsidRPr="0084048C">
          <w:rPr>
            <w:rFonts w:cs="Times New Roman"/>
            <w:i/>
          </w:rPr>
          <w:t>-</w:t>
        </w:r>
      </w:ins>
      <w:del w:id="26" w:author="Tony" w:date="2017-07-28T12:08:00Z">
        <w:r w:rsidR="00585B10" w:rsidRPr="0084048C" w:rsidDel="006B5A16">
          <w:rPr>
            <w:rFonts w:cs="Times New Roman"/>
            <w:i/>
          </w:rPr>
          <w:delText xml:space="preserve"> </w:delText>
        </w:r>
      </w:del>
      <w:r w:rsidR="00585B10" w:rsidRPr="0084048C">
        <w:rPr>
          <w:rFonts w:cs="Times New Roman"/>
          <w:i/>
        </w:rPr>
        <w:t>mediated inflammatory response</w:t>
      </w:r>
      <w:ins w:id="27" w:author="Tony" w:date="2017-07-28T12:07:00Z">
        <w:r w:rsidR="006B5A16" w:rsidRPr="0084048C">
          <w:rPr>
            <w:rFonts w:cs="Times New Roman"/>
            <w:i/>
          </w:rPr>
          <w:t xml:space="preserve"> in endothelium</w:t>
        </w:r>
      </w:ins>
      <w:r w:rsidR="00585B10" w:rsidRPr="0084048C">
        <w:rPr>
          <w:rFonts w:cs="Times New Roman"/>
          <w:i/>
        </w:rPr>
        <w:t xml:space="preserve">. </w:t>
      </w:r>
    </w:p>
    <w:p w14:paraId="3EF97BC6" w14:textId="77777777" w:rsidR="00B945E0" w:rsidRPr="0084048C" w:rsidRDefault="00B945E0" w:rsidP="00B945E0">
      <w:pPr>
        <w:contextualSpacing/>
        <w:rPr>
          <w:ins w:id="28" w:author="Tony" w:date="2017-08-23T10:53:00Z"/>
          <w:rFonts w:cs="Times New Roman"/>
        </w:rPr>
      </w:pPr>
    </w:p>
    <w:p w14:paraId="040E3692" w14:textId="77777777" w:rsidR="00C91585" w:rsidRPr="0084048C" w:rsidRDefault="00C91585" w:rsidP="00B945E0">
      <w:pPr>
        <w:contextualSpacing/>
        <w:rPr>
          <w:rFonts w:cs="Times New Roman"/>
        </w:rPr>
      </w:pPr>
    </w:p>
    <w:p w14:paraId="30503823" w14:textId="77777777" w:rsidR="009C183B" w:rsidRPr="0084048C" w:rsidRDefault="009C183B" w:rsidP="009C183B">
      <w:pPr>
        <w:contextualSpacing/>
        <w:rPr>
          <w:rFonts w:cs="Times New Roman"/>
          <w:b/>
        </w:rPr>
      </w:pPr>
      <w:r w:rsidRPr="0084048C">
        <w:rPr>
          <w:rFonts w:cs="Times New Roman"/>
          <w:b/>
        </w:rPr>
        <w:t xml:space="preserve">Method: </w:t>
      </w:r>
    </w:p>
    <w:p w14:paraId="7DF4999A" w14:textId="77777777" w:rsidR="008063D3" w:rsidRPr="0084048C" w:rsidRDefault="008063D3" w:rsidP="008063D3">
      <w:pPr>
        <w:rPr>
          <w:rFonts w:cs="Times New Roman"/>
        </w:rPr>
      </w:pPr>
      <w:r w:rsidRPr="0084048C">
        <w:rPr>
          <w:rFonts w:cs="Times New Roman"/>
        </w:rPr>
        <w:t xml:space="preserve">N=39 subjects were consented in accordance with the UC Davis IRB protocol.  The subjects varied from normal lipidemic to hyperlipidemic subjects with characteristics of metabolic syndrome(Table1). </w:t>
      </w:r>
      <w:r w:rsidRPr="0084048C">
        <w:rPr>
          <w:rFonts w:cs="Times New Roman"/>
          <w:bCs/>
        </w:rPr>
        <w:t xml:space="preserve">Subjects were recruited without restriction to gender, race, or socioeconomic status. Exclusion criteria include subjects with kidney disease, liver disease, untreated thyroid dysfunction and ongoing hormone replacement therapy, intake of omega-3 supplementation, lipid lowering medications (i.e. statins), and excessive or prolonged use of alcohol, nonsteroidal anti-inflammatory drugs, and caffeinated beverages. </w:t>
      </w:r>
      <w:r w:rsidRPr="0084048C">
        <w:rPr>
          <w:rFonts w:cs="Times New Roman"/>
        </w:rPr>
        <w:t xml:space="preserve">A high saturated fatty acid meal was administered to the subjects, and blood samples were collected </w:t>
      </w:r>
      <w:del w:id="29" w:author="Tony" w:date="2017-07-28T12:11:00Z">
        <w:r w:rsidRPr="0084048C">
          <w:rPr>
            <w:rFonts w:cs="Times New Roman"/>
          </w:rPr>
          <w:delText>at 0 hrs</w:delText>
        </w:r>
      </w:del>
      <w:ins w:id="30" w:author="Tony" w:date="2017-07-28T12:11:00Z">
        <w:r w:rsidRPr="0084048C">
          <w:rPr>
            <w:rFonts w:cs="Times New Roman"/>
          </w:rPr>
          <w:t>after an overnight fast</w:t>
        </w:r>
      </w:ins>
      <w:r w:rsidRPr="0084048C">
        <w:rPr>
          <w:rFonts w:cs="Times New Roman"/>
        </w:rPr>
        <w:t xml:space="preserve"> and 3.5 hrs after the high fat meal. Serum was isolated and TGRL were collected from subjects before and after the high fat meal. Human aortic endothelial cells (HAEC) were incubated with postprandial-TGRL (10 mg/dl ApoB) for 4 hrs in the presence of TNF-alpha (0.3 ng/ml). VCAM-1 and ICAM-1 expressions were measured in HAEC in response to TGRL. To account for day to day cell variability % change of VCAM-1 and ICAM-1 expression from baseline change in TNF-alpha (0.3ng/ml) is </w:t>
      </w:r>
      <w:commentRangeStart w:id="31"/>
      <w:r w:rsidRPr="0084048C">
        <w:rPr>
          <w:rFonts w:cs="Times New Roman"/>
        </w:rPr>
        <w:t>measured</w:t>
      </w:r>
      <w:commentRangeEnd w:id="31"/>
      <w:r w:rsidRPr="0084048C">
        <w:rPr>
          <w:rStyle w:val="CommentReference"/>
          <w:rFonts w:cs="Times New Roman"/>
        </w:rPr>
        <w:commentReference w:id="31"/>
      </w:r>
      <w:r w:rsidRPr="0084048C">
        <w:rPr>
          <w:rFonts w:cs="Times New Roman"/>
        </w:rPr>
        <w:t>.</w:t>
      </w:r>
    </w:p>
    <w:p w14:paraId="2BB5A062" w14:textId="77777777" w:rsidR="008063D3" w:rsidRPr="0084048C" w:rsidRDefault="008063D3" w:rsidP="008063D3">
      <w:pPr>
        <w:rPr>
          <w:rFonts w:cs="Times New Roman"/>
        </w:rPr>
      </w:pPr>
      <w:r w:rsidRPr="0084048C">
        <w:rPr>
          <w:rFonts w:cs="Times New Roman"/>
        </w:rPr>
        <w:t xml:space="preserve">Composition of the meal: </w:t>
      </w:r>
    </w:p>
    <w:tbl>
      <w:tblPr>
        <w:tblW w:w="5130" w:type="dxa"/>
        <w:tblInd w:w="108" w:type="dxa"/>
        <w:tblLook w:val="04A0" w:firstRow="1" w:lastRow="0" w:firstColumn="1" w:lastColumn="0" w:noHBand="0" w:noVBand="1"/>
      </w:tblPr>
      <w:tblGrid>
        <w:gridCol w:w="2034"/>
        <w:gridCol w:w="1205"/>
        <w:gridCol w:w="91"/>
        <w:gridCol w:w="1440"/>
        <w:gridCol w:w="360"/>
      </w:tblGrid>
      <w:tr w:rsidR="008063D3" w:rsidRPr="0084048C" w14:paraId="2D8DA2B2" w14:textId="77777777" w:rsidTr="00D57BD6">
        <w:trPr>
          <w:trHeight w:val="453"/>
        </w:trPr>
        <w:tc>
          <w:tcPr>
            <w:tcW w:w="2034" w:type="dxa"/>
            <w:tcBorders>
              <w:top w:val="single" w:sz="4" w:space="0" w:color="auto"/>
            </w:tcBorders>
            <w:noWrap/>
            <w:vAlign w:val="bottom"/>
            <w:hideMark/>
          </w:tcPr>
          <w:p w14:paraId="71D697C1"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Macronutrient </w:t>
            </w:r>
          </w:p>
        </w:tc>
        <w:tc>
          <w:tcPr>
            <w:tcW w:w="1296" w:type="dxa"/>
            <w:gridSpan w:val="2"/>
            <w:tcBorders>
              <w:top w:val="single" w:sz="4" w:space="0" w:color="auto"/>
            </w:tcBorders>
            <w:noWrap/>
            <w:vAlign w:val="bottom"/>
            <w:hideMark/>
          </w:tcPr>
          <w:p w14:paraId="5088C43E"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        Value </w:t>
            </w:r>
          </w:p>
        </w:tc>
        <w:tc>
          <w:tcPr>
            <w:tcW w:w="1800" w:type="dxa"/>
            <w:gridSpan w:val="2"/>
            <w:tcBorders>
              <w:top w:val="single" w:sz="4" w:space="0" w:color="auto"/>
            </w:tcBorders>
            <w:noWrap/>
            <w:vAlign w:val="bottom"/>
            <w:hideMark/>
          </w:tcPr>
          <w:p w14:paraId="29DD658D"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Daily Value (%)</w:t>
            </w:r>
          </w:p>
        </w:tc>
      </w:tr>
      <w:tr w:rsidR="008063D3" w:rsidRPr="0084048C" w14:paraId="1EAF0EA3" w14:textId="77777777" w:rsidTr="008063D3">
        <w:trPr>
          <w:gridAfter w:val="1"/>
          <w:wAfter w:w="360" w:type="dxa"/>
          <w:trHeight w:val="453"/>
        </w:trPr>
        <w:tc>
          <w:tcPr>
            <w:tcW w:w="2034" w:type="dxa"/>
            <w:tcBorders>
              <w:top w:val="double" w:sz="4" w:space="0" w:color="auto"/>
              <w:left w:val="nil"/>
              <w:bottom w:val="nil"/>
              <w:right w:val="nil"/>
            </w:tcBorders>
            <w:noWrap/>
            <w:vAlign w:val="bottom"/>
            <w:hideMark/>
          </w:tcPr>
          <w:p w14:paraId="2DA763A7"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Energy (Kcal) </w:t>
            </w:r>
          </w:p>
        </w:tc>
        <w:tc>
          <w:tcPr>
            <w:tcW w:w="1205" w:type="dxa"/>
            <w:tcBorders>
              <w:top w:val="double" w:sz="4" w:space="0" w:color="auto"/>
              <w:left w:val="nil"/>
              <w:bottom w:val="nil"/>
              <w:right w:val="nil"/>
            </w:tcBorders>
            <w:noWrap/>
            <w:vAlign w:val="bottom"/>
            <w:hideMark/>
          </w:tcPr>
          <w:p w14:paraId="09A6C11B"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1198.0</w:t>
            </w:r>
          </w:p>
        </w:tc>
        <w:tc>
          <w:tcPr>
            <w:tcW w:w="1531" w:type="dxa"/>
            <w:gridSpan w:val="2"/>
            <w:tcBorders>
              <w:top w:val="double" w:sz="4" w:space="0" w:color="auto"/>
              <w:left w:val="nil"/>
              <w:bottom w:val="nil"/>
              <w:right w:val="nil"/>
            </w:tcBorders>
            <w:noWrap/>
            <w:vAlign w:val="bottom"/>
            <w:hideMark/>
          </w:tcPr>
          <w:p w14:paraId="5D4AEE91"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59.9</w:t>
            </w:r>
          </w:p>
        </w:tc>
      </w:tr>
      <w:tr w:rsidR="008063D3" w:rsidRPr="0084048C" w14:paraId="798545C1" w14:textId="77777777" w:rsidTr="008063D3">
        <w:trPr>
          <w:gridAfter w:val="1"/>
          <w:wAfter w:w="360" w:type="dxa"/>
          <w:trHeight w:val="453"/>
        </w:trPr>
        <w:tc>
          <w:tcPr>
            <w:tcW w:w="2034" w:type="dxa"/>
            <w:noWrap/>
            <w:vAlign w:val="bottom"/>
            <w:hideMark/>
          </w:tcPr>
          <w:p w14:paraId="3CD15483"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Total lipid (g) </w:t>
            </w:r>
          </w:p>
        </w:tc>
        <w:tc>
          <w:tcPr>
            <w:tcW w:w="1205" w:type="dxa"/>
            <w:noWrap/>
            <w:vAlign w:val="bottom"/>
            <w:hideMark/>
          </w:tcPr>
          <w:p w14:paraId="45A40280"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67.5</w:t>
            </w:r>
          </w:p>
        </w:tc>
        <w:tc>
          <w:tcPr>
            <w:tcW w:w="1531" w:type="dxa"/>
            <w:gridSpan w:val="2"/>
            <w:noWrap/>
            <w:vAlign w:val="bottom"/>
            <w:hideMark/>
          </w:tcPr>
          <w:p w14:paraId="4000CB55"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103.8</w:t>
            </w:r>
          </w:p>
        </w:tc>
      </w:tr>
      <w:tr w:rsidR="008063D3" w:rsidRPr="0084048C" w14:paraId="391F8A36" w14:textId="77777777" w:rsidTr="008063D3">
        <w:trPr>
          <w:gridAfter w:val="1"/>
          <w:wAfter w:w="360" w:type="dxa"/>
          <w:trHeight w:val="453"/>
        </w:trPr>
        <w:tc>
          <w:tcPr>
            <w:tcW w:w="2034" w:type="dxa"/>
            <w:noWrap/>
            <w:vAlign w:val="bottom"/>
            <w:hideMark/>
          </w:tcPr>
          <w:p w14:paraId="08D20111"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lastRenderedPageBreak/>
              <w:t>Carbohydrate (g)</w:t>
            </w:r>
          </w:p>
        </w:tc>
        <w:tc>
          <w:tcPr>
            <w:tcW w:w="1205" w:type="dxa"/>
            <w:noWrap/>
            <w:vAlign w:val="bottom"/>
            <w:hideMark/>
          </w:tcPr>
          <w:p w14:paraId="7B7F97B4"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106.2</w:t>
            </w:r>
          </w:p>
        </w:tc>
        <w:tc>
          <w:tcPr>
            <w:tcW w:w="1531" w:type="dxa"/>
            <w:gridSpan w:val="2"/>
            <w:noWrap/>
            <w:vAlign w:val="bottom"/>
            <w:hideMark/>
          </w:tcPr>
          <w:p w14:paraId="68EBCCE0"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35.4</w:t>
            </w:r>
          </w:p>
        </w:tc>
      </w:tr>
      <w:tr w:rsidR="008063D3" w:rsidRPr="0084048C" w14:paraId="25FA7A5D" w14:textId="77777777" w:rsidTr="008063D3">
        <w:trPr>
          <w:gridAfter w:val="1"/>
          <w:wAfter w:w="360" w:type="dxa"/>
          <w:trHeight w:val="453"/>
        </w:trPr>
        <w:tc>
          <w:tcPr>
            <w:tcW w:w="2034" w:type="dxa"/>
            <w:noWrap/>
            <w:vAlign w:val="bottom"/>
            <w:hideMark/>
          </w:tcPr>
          <w:p w14:paraId="0A06157C"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Protein (g)</w:t>
            </w:r>
          </w:p>
        </w:tc>
        <w:tc>
          <w:tcPr>
            <w:tcW w:w="1205" w:type="dxa"/>
            <w:noWrap/>
            <w:vAlign w:val="bottom"/>
            <w:hideMark/>
          </w:tcPr>
          <w:p w14:paraId="2672DDB0"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44.9</w:t>
            </w:r>
          </w:p>
        </w:tc>
        <w:tc>
          <w:tcPr>
            <w:tcW w:w="1531" w:type="dxa"/>
            <w:gridSpan w:val="2"/>
            <w:noWrap/>
            <w:vAlign w:val="bottom"/>
            <w:hideMark/>
          </w:tcPr>
          <w:p w14:paraId="1FAF5FCA"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89.7</w:t>
            </w:r>
          </w:p>
        </w:tc>
      </w:tr>
      <w:tr w:rsidR="008063D3" w:rsidRPr="0084048C" w14:paraId="6E981DED" w14:textId="77777777" w:rsidTr="008063D3">
        <w:trPr>
          <w:gridAfter w:val="1"/>
          <w:wAfter w:w="360" w:type="dxa"/>
          <w:trHeight w:val="453"/>
        </w:trPr>
        <w:tc>
          <w:tcPr>
            <w:tcW w:w="2034" w:type="dxa"/>
            <w:noWrap/>
            <w:vAlign w:val="bottom"/>
            <w:hideMark/>
          </w:tcPr>
          <w:p w14:paraId="1534FB2F"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SFA (g)</w:t>
            </w:r>
          </w:p>
        </w:tc>
        <w:tc>
          <w:tcPr>
            <w:tcW w:w="1205" w:type="dxa"/>
            <w:noWrap/>
            <w:vAlign w:val="bottom"/>
            <w:hideMark/>
          </w:tcPr>
          <w:p w14:paraId="2C94F2CC"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21.1</w:t>
            </w:r>
          </w:p>
        </w:tc>
        <w:tc>
          <w:tcPr>
            <w:tcW w:w="1531" w:type="dxa"/>
            <w:gridSpan w:val="2"/>
            <w:noWrap/>
            <w:vAlign w:val="bottom"/>
            <w:hideMark/>
          </w:tcPr>
          <w:p w14:paraId="693342D7"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105.3</w:t>
            </w:r>
          </w:p>
        </w:tc>
      </w:tr>
      <w:tr w:rsidR="008063D3" w:rsidRPr="0084048C" w14:paraId="51DB29C2" w14:textId="77777777" w:rsidTr="008063D3">
        <w:trPr>
          <w:gridAfter w:val="1"/>
          <w:wAfter w:w="360" w:type="dxa"/>
          <w:trHeight w:val="453"/>
        </w:trPr>
        <w:tc>
          <w:tcPr>
            <w:tcW w:w="2034" w:type="dxa"/>
            <w:noWrap/>
            <w:vAlign w:val="bottom"/>
            <w:hideMark/>
          </w:tcPr>
          <w:p w14:paraId="5CC0F58C"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MUFA (g)</w:t>
            </w:r>
          </w:p>
        </w:tc>
        <w:tc>
          <w:tcPr>
            <w:tcW w:w="1205" w:type="dxa"/>
            <w:noWrap/>
            <w:vAlign w:val="bottom"/>
            <w:hideMark/>
          </w:tcPr>
          <w:p w14:paraId="7198DDCA"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26.0</w:t>
            </w:r>
          </w:p>
        </w:tc>
        <w:tc>
          <w:tcPr>
            <w:tcW w:w="1531" w:type="dxa"/>
            <w:gridSpan w:val="2"/>
            <w:noWrap/>
            <w:vAlign w:val="bottom"/>
            <w:hideMark/>
          </w:tcPr>
          <w:p w14:paraId="108177BC" w14:textId="77777777" w:rsidR="008063D3" w:rsidRPr="0084048C" w:rsidRDefault="008063D3">
            <w:pPr>
              <w:rPr>
                <w:rFonts w:eastAsia="Times New Roman" w:cs="Times New Roman"/>
                <w:color w:val="000000"/>
              </w:rPr>
            </w:pPr>
          </w:p>
        </w:tc>
      </w:tr>
      <w:tr w:rsidR="008063D3" w:rsidRPr="0084048C" w14:paraId="15631626" w14:textId="77777777" w:rsidTr="008063D3">
        <w:trPr>
          <w:gridAfter w:val="1"/>
          <w:wAfter w:w="360" w:type="dxa"/>
          <w:trHeight w:val="453"/>
        </w:trPr>
        <w:tc>
          <w:tcPr>
            <w:tcW w:w="2034" w:type="dxa"/>
            <w:noWrap/>
            <w:vAlign w:val="bottom"/>
            <w:hideMark/>
          </w:tcPr>
          <w:p w14:paraId="5FDDD5BC"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PUFA (g) </w:t>
            </w:r>
          </w:p>
        </w:tc>
        <w:tc>
          <w:tcPr>
            <w:tcW w:w="1205" w:type="dxa"/>
            <w:noWrap/>
            <w:vAlign w:val="bottom"/>
            <w:hideMark/>
          </w:tcPr>
          <w:p w14:paraId="5C5D7A77"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11.8</w:t>
            </w:r>
          </w:p>
        </w:tc>
        <w:tc>
          <w:tcPr>
            <w:tcW w:w="1531" w:type="dxa"/>
            <w:gridSpan w:val="2"/>
            <w:noWrap/>
            <w:vAlign w:val="bottom"/>
            <w:hideMark/>
          </w:tcPr>
          <w:p w14:paraId="09301A06" w14:textId="77777777" w:rsidR="008063D3" w:rsidRPr="0084048C" w:rsidRDefault="008063D3">
            <w:pPr>
              <w:rPr>
                <w:rFonts w:eastAsia="Times New Roman" w:cs="Times New Roman"/>
                <w:color w:val="000000"/>
              </w:rPr>
            </w:pPr>
          </w:p>
        </w:tc>
      </w:tr>
      <w:tr w:rsidR="008063D3" w:rsidRPr="0084048C" w14:paraId="18D73284" w14:textId="77777777" w:rsidTr="008063D3">
        <w:trPr>
          <w:gridAfter w:val="1"/>
          <w:wAfter w:w="360" w:type="dxa"/>
          <w:trHeight w:val="453"/>
        </w:trPr>
        <w:tc>
          <w:tcPr>
            <w:tcW w:w="2034" w:type="dxa"/>
            <w:noWrap/>
            <w:vAlign w:val="bottom"/>
            <w:hideMark/>
          </w:tcPr>
          <w:p w14:paraId="15556B9A"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Trans (g) </w:t>
            </w:r>
          </w:p>
        </w:tc>
        <w:tc>
          <w:tcPr>
            <w:tcW w:w="1205" w:type="dxa"/>
            <w:noWrap/>
            <w:vAlign w:val="bottom"/>
            <w:hideMark/>
          </w:tcPr>
          <w:p w14:paraId="090DA47A"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1.1</w:t>
            </w:r>
          </w:p>
        </w:tc>
        <w:tc>
          <w:tcPr>
            <w:tcW w:w="1531" w:type="dxa"/>
            <w:gridSpan w:val="2"/>
            <w:noWrap/>
            <w:vAlign w:val="bottom"/>
            <w:hideMark/>
          </w:tcPr>
          <w:p w14:paraId="6B6B9244" w14:textId="77777777" w:rsidR="008063D3" w:rsidRPr="0084048C" w:rsidRDefault="008063D3">
            <w:pPr>
              <w:rPr>
                <w:rFonts w:eastAsia="Times New Roman" w:cs="Times New Roman"/>
                <w:color w:val="000000"/>
              </w:rPr>
            </w:pPr>
          </w:p>
        </w:tc>
      </w:tr>
      <w:tr w:rsidR="008063D3" w:rsidRPr="0084048C" w14:paraId="2EACD50E" w14:textId="77777777" w:rsidTr="008063D3">
        <w:trPr>
          <w:gridAfter w:val="1"/>
          <w:wAfter w:w="360" w:type="dxa"/>
          <w:trHeight w:val="453"/>
        </w:trPr>
        <w:tc>
          <w:tcPr>
            <w:tcW w:w="2034" w:type="dxa"/>
            <w:tcBorders>
              <w:top w:val="nil"/>
              <w:left w:val="nil"/>
              <w:bottom w:val="single" w:sz="4" w:space="0" w:color="auto"/>
              <w:right w:val="nil"/>
            </w:tcBorders>
            <w:noWrap/>
            <w:vAlign w:val="bottom"/>
            <w:hideMark/>
          </w:tcPr>
          <w:p w14:paraId="12B9B684" w14:textId="77777777" w:rsidR="008063D3" w:rsidRPr="0084048C" w:rsidRDefault="008063D3">
            <w:pPr>
              <w:spacing w:after="0" w:line="240" w:lineRule="auto"/>
              <w:rPr>
                <w:rFonts w:eastAsia="Times New Roman" w:cs="Times New Roman"/>
                <w:color w:val="000000"/>
              </w:rPr>
            </w:pPr>
            <w:r w:rsidRPr="0084048C">
              <w:rPr>
                <w:rFonts w:eastAsia="Times New Roman" w:cs="Times New Roman"/>
                <w:color w:val="000000"/>
              </w:rPr>
              <w:t xml:space="preserve">Cholesterol (mg) </w:t>
            </w:r>
          </w:p>
        </w:tc>
        <w:tc>
          <w:tcPr>
            <w:tcW w:w="1205" w:type="dxa"/>
            <w:tcBorders>
              <w:top w:val="nil"/>
              <w:left w:val="nil"/>
              <w:bottom w:val="single" w:sz="4" w:space="0" w:color="auto"/>
              <w:right w:val="nil"/>
            </w:tcBorders>
            <w:noWrap/>
            <w:vAlign w:val="bottom"/>
            <w:hideMark/>
          </w:tcPr>
          <w:p w14:paraId="799BA125"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508.0</w:t>
            </w:r>
          </w:p>
        </w:tc>
        <w:tc>
          <w:tcPr>
            <w:tcW w:w="1531" w:type="dxa"/>
            <w:gridSpan w:val="2"/>
            <w:tcBorders>
              <w:top w:val="nil"/>
              <w:left w:val="nil"/>
              <w:bottom w:val="single" w:sz="4" w:space="0" w:color="auto"/>
              <w:right w:val="nil"/>
            </w:tcBorders>
            <w:noWrap/>
            <w:vAlign w:val="bottom"/>
            <w:hideMark/>
          </w:tcPr>
          <w:p w14:paraId="6281F54F" w14:textId="77777777" w:rsidR="008063D3" w:rsidRPr="0084048C" w:rsidRDefault="008063D3">
            <w:pPr>
              <w:spacing w:after="0" w:line="240" w:lineRule="auto"/>
              <w:jc w:val="right"/>
              <w:rPr>
                <w:rFonts w:eastAsia="Times New Roman" w:cs="Times New Roman"/>
                <w:color w:val="000000"/>
              </w:rPr>
            </w:pPr>
            <w:r w:rsidRPr="0084048C">
              <w:rPr>
                <w:rFonts w:cs="Times New Roman"/>
                <w:color w:val="000000"/>
              </w:rPr>
              <w:t>169.3</w:t>
            </w:r>
          </w:p>
        </w:tc>
      </w:tr>
    </w:tbl>
    <w:p w14:paraId="37764F81" w14:textId="77777777" w:rsidR="008063D3" w:rsidRPr="0084048C" w:rsidRDefault="008063D3" w:rsidP="008063D3">
      <w:pPr>
        <w:rPr>
          <w:rFonts w:cs="Times New Roman"/>
        </w:rPr>
      </w:pPr>
    </w:p>
    <w:p w14:paraId="0D34B051" w14:textId="77777777" w:rsidR="00972744" w:rsidRPr="0084048C" w:rsidRDefault="00972744" w:rsidP="001D1DF5">
      <w:pPr>
        <w:contextualSpacing/>
        <w:rPr>
          <w:rFonts w:cs="Times New Roman"/>
        </w:rPr>
      </w:pPr>
    </w:p>
    <w:p w14:paraId="395CD763" w14:textId="77777777" w:rsidR="008D5A0F" w:rsidRPr="0084048C" w:rsidRDefault="00F066C8" w:rsidP="001D1DF5">
      <w:pPr>
        <w:contextualSpacing/>
        <w:rPr>
          <w:rFonts w:cs="Times New Roman"/>
          <w:i/>
        </w:rPr>
      </w:pPr>
      <w:r w:rsidRPr="0084048C">
        <w:rPr>
          <w:rFonts w:cs="Times New Roman"/>
          <w:b/>
          <w:i/>
        </w:rPr>
        <w:t xml:space="preserve">Table1: </w:t>
      </w:r>
      <w:r w:rsidRPr="0084048C">
        <w:rPr>
          <w:rFonts w:cs="Times New Roman"/>
          <w:i/>
        </w:rPr>
        <w:t xml:space="preserve"> Demographics, lipid and metabolic </w:t>
      </w:r>
      <w:r w:rsidR="008F5136" w:rsidRPr="0084048C">
        <w:rPr>
          <w:rFonts w:cs="Times New Roman"/>
          <w:i/>
        </w:rPr>
        <w:t>characteristics of subjects before and after a high fat meal</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0"/>
        <w:gridCol w:w="2100"/>
        <w:gridCol w:w="2616"/>
        <w:gridCol w:w="2419"/>
        <w:gridCol w:w="1265"/>
      </w:tblGrid>
      <w:tr w:rsidR="007C3DBA" w:rsidRPr="0084048C" w14:paraId="575646EF" w14:textId="77777777" w:rsidTr="00971A88">
        <w:tc>
          <w:tcPr>
            <w:tcW w:w="960" w:type="dxa"/>
            <w:tcBorders>
              <w:top w:val="single" w:sz="4" w:space="0" w:color="auto"/>
            </w:tcBorders>
          </w:tcPr>
          <w:p w14:paraId="39BFC124" w14:textId="77777777" w:rsidR="00037ABE" w:rsidRPr="0084048C" w:rsidRDefault="00037ABE" w:rsidP="00037ABE">
            <w:pPr>
              <w:contextualSpacing/>
              <w:rPr>
                <w:rFonts w:cs="Times New Roman"/>
                <w:b/>
              </w:rPr>
            </w:pPr>
          </w:p>
          <w:p w14:paraId="0C614332" w14:textId="77777777" w:rsidR="008119DC" w:rsidRPr="0084048C" w:rsidRDefault="008119DC" w:rsidP="00037ABE">
            <w:pPr>
              <w:contextualSpacing/>
              <w:rPr>
                <w:rFonts w:cs="Times New Roman"/>
                <w:b/>
              </w:rPr>
            </w:pPr>
          </w:p>
        </w:tc>
        <w:tc>
          <w:tcPr>
            <w:tcW w:w="4716" w:type="dxa"/>
            <w:gridSpan w:val="2"/>
            <w:tcBorders>
              <w:top w:val="single" w:sz="4" w:space="0" w:color="auto"/>
              <w:left w:val="nil"/>
              <w:bottom w:val="single" w:sz="4" w:space="0" w:color="auto"/>
            </w:tcBorders>
          </w:tcPr>
          <w:p w14:paraId="0A5B82B9" w14:textId="77777777" w:rsidR="007C3DBA" w:rsidRPr="0084048C" w:rsidRDefault="007C3DBA" w:rsidP="00037ABE">
            <w:pPr>
              <w:ind w:left="2160"/>
              <w:contextualSpacing/>
              <w:rPr>
                <w:rFonts w:cs="Times New Roman"/>
              </w:rPr>
            </w:pPr>
            <w:r w:rsidRPr="0084048C">
              <w:rPr>
                <w:rFonts w:cs="Times New Roman"/>
              </w:rPr>
              <w:t>Fasting</w:t>
            </w:r>
          </w:p>
        </w:tc>
        <w:tc>
          <w:tcPr>
            <w:tcW w:w="2419" w:type="dxa"/>
            <w:tcBorders>
              <w:top w:val="single" w:sz="4" w:space="0" w:color="auto"/>
              <w:bottom w:val="single" w:sz="4" w:space="0" w:color="auto"/>
            </w:tcBorders>
          </w:tcPr>
          <w:p w14:paraId="73B2B777" w14:textId="77777777" w:rsidR="007C3DBA" w:rsidRPr="0084048C" w:rsidRDefault="007C3DBA" w:rsidP="00037ABE">
            <w:pPr>
              <w:contextualSpacing/>
              <w:rPr>
                <w:rFonts w:cs="Times New Roman"/>
              </w:rPr>
            </w:pPr>
            <w:r w:rsidRPr="0084048C">
              <w:rPr>
                <w:rFonts w:cs="Times New Roman"/>
              </w:rPr>
              <w:t>Postprandial</w:t>
            </w:r>
          </w:p>
        </w:tc>
        <w:tc>
          <w:tcPr>
            <w:tcW w:w="1265" w:type="dxa"/>
            <w:tcBorders>
              <w:top w:val="single" w:sz="4" w:space="0" w:color="auto"/>
              <w:bottom w:val="single" w:sz="4" w:space="0" w:color="auto"/>
            </w:tcBorders>
          </w:tcPr>
          <w:p w14:paraId="2A353C47" w14:textId="77777777" w:rsidR="007C3DBA" w:rsidRPr="0084048C" w:rsidRDefault="007C3DBA" w:rsidP="00037ABE">
            <w:pPr>
              <w:contextualSpacing/>
              <w:rPr>
                <w:rFonts w:cs="Times New Roman"/>
              </w:rPr>
            </w:pPr>
            <w:r w:rsidRPr="0084048C">
              <w:rPr>
                <w:rFonts w:cs="Times New Roman"/>
              </w:rPr>
              <w:t>p-</w:t>
            </w:r>
            <w:commentRangeStart w:id="32"/>
            <w:r w:rsidRPr="0084048C">
              <w:rPr>
                <w:rFonts w:cs="Times New Roman"/>
              </w:rPr>
              <w:t>value</w:t>
            </w:r>
            <w:commentRangeEnd w:id="32"/>
            <w:r w:rsidR="00B4669C" w:rsidRPr="0084048C">
              <w:rPr>
                <w:rStyle w:val="CommentReference"/>
                <w:rFonts w:cs="Times New Roman"/>
              </w:rPr>
              <w:commentReference w:id="32"/>
            </w:r>
          </w:p>
        </w:tc>
      </w:tr>
      <w:tr w:rsidR="007C3DBA" w:rsidRPr="0084048C" w14:paraId="503E465E" w14:textId="77777777" w:rsidTr="00972CBA">
        <w:trPr>
          <w:trHeight w:hRule="exact" w:val="288"/>
        </w:trPr>
        <w:tc>
          <w:tcPr>
            <w:tcW w:w="3060" w:type="dxa"/>
            <w:gridSpan w:val="2"/>
            <w:tcBorders>
              <w:top w:val="single" w:sz="4" w:space="0" w:color="auto"/>
            </w:tcBorders>
          </w:tcPr>
          <w:p w14:paraId="23EC222E" w14:textId="77777777" w:rsidR="007C3DBA" w:rsidRPr="0084048C" w:rsidRDefault="007C3DBA" w:rsidP="007C3DBA">
            <w:pPr>
              <w:contextualSpacing/>
              <w:rPr>
                <w:rFonts w:cs="Times New Roman"/>
              </w:rPr>
            </w:pPr>
            <w:r w:rsidRPr="0084048C">
              <w:rPr>
                <w:rFonts w:cs="Times New Roman"/>
              </w:rPr>
              <w:t xml:space="preserve">Age </w:t>
            </w:r>
          </w:p>
          <w:p w14:paraId="34E81302" w14:textId="77777777" w:rsidR="00FF5A05" w:rsidRPr="0084048C" w:rsidRDefault="00FF5A05" w:rsidP="007C3DBA">
            <w:pPr>
              <w:contextualSpacing/>
              <w:rPr>
                <w:rFonts w:cs="Times New Roman"/>
              </w:rPr>
            </w:pPr>
          </w:p>
        </w:tc>
        <w:tc>
          <w:tcPr>
            <w:tcW w:w="2616" w:type="dxa"/>
            <w:tcBorders>
              <w:top w:val="single" w:sz="4" w:space="0" w:color="auto"/>
            </w:tcBorders>
          </w:tcPr>
          <w:tbl>
            <w:tblPr>
              <w:tblW w:w="2839" w:type="dxa"/>
              <w:tblLayout w:type="fixed"/>
              <w:tblCellMar>
                <w:top w:w="15" w:type="dxa"/>
                <w:bottom w:w="15" w:type="dxa"/>
              </w:tblCellMar>
              <w:tblLook w:val="04A0" w:firstRow="1" w:lastRow="0" w:firstColumn="1" w:lastColumn="0" w:noHBand="0" w:noVBand="1"/>
            </w:tblPr>
            <w:tblGrid>
              <w:gridCol w:w="2839"/>
            </w:tblGrid>
            <w:tr w:rsidR="007C3DBA" w:rsidRPr="0084048C" w14:paraId="6C0850AB" w14:textId="77777777" w:rsidTr="007F74D9">
              <w:trPr>
                <w:trHeight w:val="246"/>
              </w:trPr>
              <w:tc>
                <w:tcPr>
                  <w:tcW w:w="2839" w:type="dxa"/>
                  <w:tcBorders>
                    <w:top w:val="nil"/>
                    <w:left w:val="nil"/>
                    <w:bottom w:val="nil"/>
                    <w:right w:val="nil"/>
                  </w:tcBorders>
                  <w:noWrap/>
                  <w:vAlign w:val="bottom"/>
                  <w:hideMark/>
                </w:tcPr>
                <w:p w14:paraId="462DF477" w14:textId="663B5D45" w:rsidR="007C3DBA" w:rsidRPr="0084048C" w:rsidRDefault="00F1583F" w:rsidP="007C3DBA">
                  <w:pPr>
                    <w:rPr>
                      <w:rFonts w:cs="Times New Roman"/>
                    </w:rPr>
                  </w:pPr>
                  <w:r>
                    <w:rPr>
                      <w:rFonts w:cs="Times New Roman"/>
                    </w:rPr>
                    <w:t>39.6</w:t>
                  </w:r>
                  <w:r w:rsidR="001867AB" w:rsidRPr="0084048C">
                    <w:rPr>
                      <w:rFonts w:cs="Times New Roman"/>
                    </w:rPr>
                    <w:t xml:space="preserve"> </w:t>
                  </w:r>
                  <w:r w:rsidR="007C3DBA" w:rsidRPr="0084048C">
                    <w:rPr>
                      <w:rFonts w:cs="Times New Roman"/>
                    </w:rPr>
                    <w:t>+/-</w:t>
                  </w:r>
                  <w:r w:rsidR="001867AB" w:rsidRPr="0084048C">
                    <w:rPr>
                      <w:rFonts w:cs="Times New Roman"/>
                    </w:rPr>
                    <w:t xml:space="preserve"> </w:t>
                  </w:r>
                  <w:r>
                    <w:rPr>
                      <w:rFonts w:cs="Times New Roman"/>
                    </w:rPr>
                    <w:t>16.6</w:t>
                  </w:r>
                </w:p>
              </w:tc>
            </w:tr>
          </w:tbl>
          <w:p w14:paraId="160BAF5A" w14:textId="77777777" w:rsidR="007C3DBA" w:rsidRPr="0084048C" w:rsidRDefault="007C3DBA" w:rsidP="007C3DBA">
            <w:pPr>
              <w:contextualSpacing/>
              <w:rPr>
                <w:rFonts w:cs="Times New Roman"/>
              </w:rPr>
            </w:pPr>
          </w:p>
        </w:tc>
        <w:tc>
          <w:tcPr>
            <w:tcW w:w="2419" w:type="dxa"/>
            <w:tcBorders>
              <w:top w:val="single" w:sz="4" w:space="0" w:color="auto"/>
            </w:tcBorders>
          </w:tcPr>
          <w:p w14:paraId="5952D3A7" w14:textId="77777777" w:rsidR="007C3DBA" w:rsidRPr="0084048C" w:rsidRDefault="007C3DBA" w:rsidP="007C3DBA">
            <w:pPr>
              <w:contextualSpacing/>
              <w:rPr>
                <w:rFonts w:cs="Times New Roman"/>
              </w:rPr>
            </w:pPr>
          </w:p>
        </w:tc>
        <w:tc>
          <w:tcPr>
            <w:tcW w:w="1265" w:type="dxa"/>
            <w:tcBorders>
              <w:top w:val="single" w:sz="4" w:space="0" w:color="auto"/>
            </w:tcBorders>
          </w:tcPr>
          <w:p w14:paraId="598EA434" w14:textId="77777777" w:rsidR="007C3DBA" w:rsidRPr="0084048C" w:rsidRDefault="007C3DBA" w:rsidP="007C3DBA">
            <w:pPr>
              <w:contextualSpacing/>
              <w:rPr>
                <w:rFonts w:cs="Times New Roman"/>
              </w:rPr>
            </w:pPr>
          </w:p>
        </w:tc>
      </w:tr>
      <w:tr w:rsidR="007C3DBA" w:rsidRPr="0084048C" w14:paraId="386D9C8C" w14:textId="77777777" w:rsidTr="00972CBA">
        <w:trPr>
          <w:trHeight w:hRule="exact" w:val="288"/>
        </w:trPr>
        <w:tc>
          <w:tcPr>
            <w:tcW w:w="3060" w:type="dxa"/>
            <w:gridSpan w:val="2"/>
          </w:tcPr>
          <w:p w14:paraId="001E5813" w14:textId="77777777" w:rsidR="007C3DBA" w:rsidRPr="0084048C" w:rsidRDefault="007C3DBA" w:rsidP="007C3DBA">
            <w:pPr>
              <w:contextualSpacing/>
              <w:rPr>
                <w:rFonts w:cs="Times New Roman"/>
              </w:rPr>
            </w:pPr>
            <w:r w:rsidRPr="0084048C">
              <w:rPr>
                <w:rFonts w:cs="Times New Roman"/>
              </w:rPr>
              <w:t xml:space="preserve">BMI </w:t>
            </w:r>
            <w:r w:rsidR="00DE396E" w:rsidRPr="0084048C">
              <w:rPr>
                <w:rFonts w:cs="Times New Roman"/>
              </w:rPr>
              <w:t xml:space="preserve">(Kg/m2) </w:t>
            </w:r>
          </w:p>
        </w:tc>
        <w:tc>
          <w:tcPr>
            <w:tcW w:w="2616" w:type="dxa"/>
          </w:tcPr>
          <w:tbl>
            <w:tblPr>
              <w:tblW w:w="3199" w:type="dxa"/>
              <w:tblLayout w:type="fixed"/>
              <w:tblCellMar>
                <w:top w:w="15" w:type="dxa"/>
                <w:bottom w:w="15" w:type="dxa"/>
              </w:tblCellMar>
              <w:tblLook w:val="04A0" w:firstRow="1" w:lastRow="0" w:firstColumn="1" w:lastColumn="0" w:noHBand="0" w:noVBand="1"/>
            </w:tblPr>
            <w:tblGrid>
              <w:gridCol w:w="3199"/>
            </w:tblGrid>
            <w:tr w:rsidR="007C3DBA" w:rsidRPr="0084048C" w14:paraId="62187428" w14:textId="77777777" w:rsidTr="007F74D9">
              <w:trPr>
                <w:trHeight w:val="250"/>
              </w:trPr>
              <w:tc>
                <w:tcPr>
                  <w:tcW w:w="3199" w:type="dxa"/>
                  <w:tcBorders>
                    <w:top w:val="nil"/>
                    <w:left w:val="nil"/>
                    <w:bottom w:val="nil"/>
                    <w:right w:val="nil"/>
                  </w:tcBorders>
                  <w:noWrap/>
                  <w:vAlign w:val="bottom"/>
                  <w:hideMark/>
                </w:tcPr>
                <w:p w14:paraId="27256ECD" w14:textId="1A55331B" w:rsidR="007C3DBA" w:rsidRPr="0084048C" w:rsidRDefault="00F1583F" w:rsidP="007C3DBA">
                  <w:pPr>
                    <w:spacing w:after="0" w:line="240" w:lineRule="auto"/>
                    <w:rPr>
                      <w:rFonts w:eastAsia="Times New Roman" w:cs="Times New Roman"/>
                    </w:rPr>
                  </w:pPr>
                  <w:r>
                    <w:rPr>
                      <w:rFonts w:eastAsia="Times New Roman" w:cs="Times New Roman"/>
                    </w:rPr>
                    <w:t>25.8</w:t>
                  </w:r>
                  <w:r w:rsidR="001867AB" w:rsidRPr="0084048C">
                    <w:rPr>
                      <w:rFonts w:eastAsia="Times New Roman" w:cs="Times New Roman"/>
                    </w:rPr>
                    <w:t xml:space="preserve"> +/- </w:t>
                  </w:r>
                  <w:r>
                    <w:rPr>
                      <w:rFonts w:eastAsia="Times New Roman" w:cs="Times New Roman"/>
                    </w:rPr>
                    <w:t>3.6</w:t>
                  </w:r>
                </w:p>
              </w:tc>
            </w:tr>
            <w:tr w:rsidR="007C3DBA" w:rsidRPr="0084048C" w14:paraId="5D954644" w14:textId="77777777" w:rsidTr="007F74D9">
              <w:trPr>
                <w:trHeight w:val="250"/>
              </w:trPr>
              <w:tc>
                <w:tcPr>
                  <w:tcW w:w="3199" w:type="dxa"/>
                  <w:tcBorders>
                    <w:top w:val="nil"/>
                    <w:left w:val="nil"/>
                    <w:bottom w:val="nil"/>
                    <w:right w:val="nil"/>
                  </w:tcBorders>
                  <w:noWrap/>
                  <w:vAlign w:val="bottom"/>
                  <w:hideMark/>
                </w:tcPr>
                <w:p w14:paraId="5F2D07E8" w14:textId="77777777" w:rsidR="007C3DBA" w:rsidRPr="0084048C" w:rsidRDefault="007C3DBA" w:rsidP="007C3DBA">
                  <w:pPr>
                    <w:spacing w:after="0" w:line="240" w:lineRule="auto"/>
                    <w:rPr>
                      <w:rFonts w:eastAsia="Times New Roman" w:cs="Times New Roman"/>
                    </w:rPr>
                  </w:pPr>
                </w:p>
              </w:tc>
            </w:tr>
          </w:tbl>
          <w:p w14:paraId="42B589A0" w14:textId="77777777" w:rsidR="007C3DBA" w:rsidRPr="0084048C" w:rsidRDefault="007C3DBA" w:rsidP="007C3DBA">
            <w:pPr>
              <w:contextualSpacing/>
              <w:rPr>
                <w:rFonts w:cs="Times New Roman"/>
              </w:rPr>
            </w:pPr>
          </w:p>
        </w:tc>
        <w:tc>
          <w:tcPr>
            <w:tcW w:w="2419" w:type="dxa"/>
          </w:tcPr>
          <w:p w14:paraId="496DA0AE" w14:textId="77777777" w:rsidR="007C3DBA" w:rsidRPr="0084048C" w:rsidRDefault="007C3DBA" w:rsidP="007C3DBA">
            <w:pPr>
              <w:contextualSpacing/>
              <w:rPr>
                <w:rFonts w:cs="Times New Roman"/>
              </w:rPr>
            </w:pPr>
          </w:p>
        </w:tc>
        <w:tc>
          <w:tcPr>
            <w:tcW w:w="1265" w:type="dxa"/>
          </w:tcPr>
          <w:p w14:paraId="0DBA2016" w14:textId="77777777" w:rsidR="007C3DBA" w:rsidRPr="0084048C" w:rsidRDefault="007C3DBA" w:rsidP="007C3DBA">
            <w:pPr>
              <w:contextualSpacing/>
              <w:rPr>
                <w:rFonts w:cs="Times New Roman"/>
              </w:rPr>
            </w:pPr>
          </w:p>
        </w:tc>
      </w:tr>
      <w:tr w:rsidR="00F00FD7" w:rsidRPr="0084048C" w14:paraId="7947D4F0" w14:textId="77777777" w:rsidTr="00972CBA">
        <w:trPr>
          <w:trHeight w:hRule="exact" w:val="288"/>
        </w:trPr>
        <w:tc>
          <w:tcPr>
            <w:tcW w:w="3060" w:type="dxa"/>
            <w:gridSpan w:val="2"/>
          </w:tcPr>
          <w:p w14:paraId="601B754F" w14:textId="77777777" w:rsidR="00F00FD7" w:rsidRPr="0084048C" w:rsidRDefault="00F00FD7" w:rsidP="007C3DBA">
            <w:pPr>
              <w:contextualSpacing/>
              <w:rPr>
                <w:rFonts w:cs="Times New Roman"/>
              </w:rPr>
            </w:pPr>
            <w:r w:rsidRPr="0084048C">
              <w:rPr>
                <w:rFonts w:cs="Times New Roman"/>
              </w:rPr>
              <w:t>Waist circumference</w:t>
            </w:r>
            <w:r w:rsidR="00DE396E" w:rsidRPr="0084048C">
              <w:rPr>
                <w:rFonts w:cs="Times New Roman"/>
              </w:rPr>
              <w:t xml:space="preserve"> (in)</w:t>
            </w:r>
            <w:r w:rsidRPr="0084048C">
              <w:rPr>
                <w:rFonts w:cs="Times New Roman"/>
              </w:rPr>
              <w:t xml:space="preserve"> </w:t>
            </w:r>
          </w:p>
          <w:p w14:paraId="1870385C" w14:textId="77777777" w:rsidR="00F00FD7" w:rsidRPr="0084048C" w:rsidRDefault="00F00FD7" w:rsidP="007C3DBA">
            <w:pPr>
              <w:contextualSpacing/>
              <w:rPr>
                <w:rFonts w:cs="Times New Roman"/>
              </w:rPr>
            </w:pPr>
          </w:p>
        </w:tc>
        <w:tc>
          <w:tcPr>
            <w:tcW w:w="2616" w:type="dxa"/>
          </w:tcPr>
          <w:p w14:paraId="242EE10A" w14:textId="011DD2EC" w:rsidR="00F00FD7" w:rsidRPr="0084048C" w:rsidRDefault="00D85767" w:rsidP="007C3DBA">
            <w:pPr>
              <w:rPr>
                <w:rFonts w:eastAsia="Times New Roman" w:cs="Times New Roman"/>
              </w:rPr>
            </w:pPr>
            <w:r w:rsidRPr="0084048C">
              <w:rPr>
                <w:rFonts w:eastAsia="Times New Roman" w:cs="Times New Roman"/>
              </w:rPr>
              <w:t xml:space="preserve">  </w:t>
            </w:r>
            <w:r w:rsidR="00F1583F">
              <w:rPr>
                <w:rFonts w:eastAsia="Times New Roman" w:cs="Times New Roman"/>
              </w:rPr>
              <w:t>34.1</w:t>
            </w:r>
            <w:r w:rsidR="00AA76DE" w:rsidRPr="0084048C">
              <w:rPr>
                <w:rFonts w:eastAsia="Times New Roman" w:cs="Times New Roman"/>
              </w:rPr>
              <w:t xml:space="preserve"> +/- </w:t>
            </w:r>
            <w:r w:rsidR="00F1583F">
              <w:rPr>
                <w:rFonts w:eastAsia="Times New Roman" w:cs="Times New Roman"/>
              </w:rPr>
              <w:t>4.3</w:t>
            </w:r>
          </w:p>
        </w:tc>
        <w:tc>
          <w:tcPr>
            <w:tcW w:w="2419" w:type="dxa"/>
          </w:tcPr>
          <w:p w14:paraId="357BF847" w14:textId="77777777" w:rsidR="00F00FD7" w:rsidRPr="0084048C" w:rsidRDefault="00F00FD7" w:rsidP="007C3DBA">
            <w:pPr>
              <w:contextualSpacing/>
              <w:rPr>
                <w:rFonts w:cs="Times New Roman"/>
              </w:rPr>
            </w:pPr>
          </w:p>
        </w:tc>
        <w:tc>
          <w:tcPr>
            <w:tcW w:w="1265" w:type="dxa"/>
          </w:tcPr>
          <w:p w14:paraId="6FF085BF" w14:textId="77777777" w:rsidR="00F00FD7" w:rsidRPr="0084048C" w:rsidRDefault="00F00FD7" w:rsidP="007C3DBA">
            <w:pPr>
              <w:contextualSpacing/>
              <w:rPr>
                <w:rFonts w:cs="Times New Roman"/>
              </w:rPr>
            </w:pPr>
          </w:p>
        </w:tc>
      </w:tr>
      <w:tr w:rsidR="007C3DBA" w:rsidRPr="0084048C" w14:paraId="00772E9F" w14:textId="77777777" w:rsidTr="00972CBA">
        <w:trPr>
          <w:trHeight w:hRule="exact" w:val="288"/>
        </w:trPr>
        <w:tc>
          <w:tcPr>
            <w:tcW w:w="3060" w:type="dxa"/>
            <w:gridSpan w:val="2"/>
          </w:tcPr>
          <w:p w14:paraId="53C0F266" w14:textId="77777777" w:rsidR="007C3DBA" w:rsidRPr="0084048C" w:rsidRDefault="007C3DBA" w:rsidP="007C3DBA">
            <w:pPr>
              <w:contextualSpacing/>
              <w:rPr>
                <w:rFonts w:cs="Times New Roman"/>
              </w:rPr>
            </w:pPr>
            <w:r w:rsidRPr="0084048C">
              <w:rPr>
                <w:rFonts w:cs="Times New Roman"/>
              </w:rPr>
              <w:t xml:space="preserve">WHR </w:t>
            </w:r>
          </w:p>
        </w:tc>
        <w:tc>
          <w:tcPr>
            <w:tcW w:w="2616" w:type="dxa"/>
          </w:tcPr>
          <w:tbl>
            <w:tblPr>
              <w:tblW w:w="2428" w:type="dxa"/>
              <w:tblLayout w:type="fixed"/>
              <w:tblCellMar>
                <w:top w:w="15" w:type="dxa"/>
                <w:bottom w:w="15" w:type="dxa"/>
              </w:tblCellMar>
              <w:tblLook w:val="04A0" w:firstRow="1" w:lastRow="0" w:firstColumn="1" w:lastColumn="0" w:noHBand="0" w:noVBand="1"/>
            </w:tblPr>
            <w:tblGrid>
              <w:gridCol w:w="2428"/>
            </w:tblGrid>
            <w:tr w:rsidR="007C3DBA" w:rsidRPr="0084048C" w14:paraId="648FFF61" w14:textId="77777777" w:rsidTr="007F74D9">
              <w:trPr>
                <w:trHeight w:val="178"/>
              </w:trPr>
              <w:tc>
                <w:tcPr>
                  <w:tcW w:w="2428" w:type="dxa"/>
                  <w:tcBorders>
                    <w:top w:val="nil"/>
                    <w:left w:val="nil"/>
                    <w:bottom w:val="nil"/>
                    <w:right w:val="nil"/>
                  </w:tcBorders>
                  <w:noWrap/>
                  <w:vAlign w:val="bottom"/>
                  <w:hideMark/>
                </w:tcPr>
                <w:p w14:paraId="2C200C98" w14:textId="584AD345" w:rsidR="007C3DBA" w:rsidRPr="0084048C" w:rsidRDefault="00F1583F" w:rsidP="001867AB">
                  <w:pPr>
                    <w:spacing w:after="0" w:line="240" w:lineRule="auto"/>
                    <w:rPr>
                      <w:rFonts w:eastAsia="Times New Roman" w:cs="Times New Roman"/>
                    </w:rPr>
                  </w:pPr>
                  <w:r>
                    <w:rPr>
                      <w:rFonts w:eastAsia="Times New Roman" w:cs="Times New Roman"/>
                    </w:rPr>
                    <w:t>0.9+/-0.1</w:t>
                  </w:r>
                </w:p>
              </w:tc>
            </w:tr>
            <w:tr w:rsidR="007C3DBA" w:rsidRPr="0084048C" w14:paraId="0C6E2344" w14:textId="77777777" w:rsidTr="007F74D9">
              <w:trPr>
                <w:trHeight w:val="178"/>
              </w:trPr>
              <w:tc>
                <w:tcPr>
                  <w:tcW w:w="2428" w:type="dxa"/>
                  <w:tcBorders>
                    <w:top w:val="nil"/>
                    <w:left w:val="nil"/>
                    <w:bottom w:val="nil"/>
                    <w:right w:val="nil"/>
                  </w:tcBorders>
                  <w:noWrap/>
                  <w:vAlign w:val="bottom"/>
                  <w:hideMark/>
                </w:tcPr>
                <w:p w14:paraId="0345161E" w14:textId="77777777" w:rsidR="007C3DBA" w:rsidRPr="0084048C" w:rsidRDefault="007C3DBA" w:rsidP="001867AB">
                  <w:pPr>
                    <w:spacing w:after="0" w:line="240" w:lineRule="auto"/>
                    <w:rPr>
                      <w:rFonts w:eastAsia="Times New Roman" w:cs="Times New Roman"/>
                    </w:rPr>
                  </w:pPr>
                </w:p>
              </w:tc>
            </w:tr>
          </w:tbl>
          <w:p w14:paraId="784B9B2E" w14:textId="77777777" w:rsidR="007C3DBA" w:rsidRPr="0084048C" w:rsidRDefault="007C3DBA" w:rsidP="007C3DBA">
            <w:pPr>
              <w:rPr>
                <w:rFonts w:eastAsia="Times New Roman" w:cs="Times New Roman"/>
              </w:rPr>
            </w:pPr>
          </w:p>
        </w:tc>
        <w:tc>
          <w:tcPr>
            <w:tcW w:w="2419" w:type="dxa"/>
          </w:tcPr>
          <w:p w14:paraId="078D1C61" w14:textId="77777777" w:rsidR="007C3DBA" w:rsidRPr="0084048C" w:rsidRDefault="007C3DBA" w:rsidP="007C3DBA">
            <w:pPr>
              <w:contextualSpacing/>
              <w:rPr>
                <w:rFonts w:cs="Times New Roman"/>
              </w:rPr>
            </w:pPr>
          </w:p>
        </w:tc>
        <w:tc>
          <w:tcPr>
            <w:tcW w:w="1265" w:type="dxa"/>
          </w:tcPr>
          <w:p w14:paraId="4B86765A" w14:textId="77777777" w:rsidR="007C3DBA" w:rsidRPr="0084048C" w:rsidRDefault="007C3DBA" w:rsidP="007C3DBA">
            <w:pPr>
              <w:contextualSpacing/>
              <w:rPr>
                <w:rFonts w:cs="Times New Roman"/>
              </w:rPr>
            </w:pPr>
          </w:p>
        </w:tc>
      </w:tr>
      <w:tr w:rsidR="007C3DBA" w:rsidRPr="0084048C" w14:paraId="09D46CA7" w14:textId="77777777" w:rsidTr="00A226B0">
        <w:trPr>
          <w:trHeight w:hRule="exact" w:val="288"/>
        </w:trPr>
        <w:tc>
          <w:tcPr>
            <w:tcW w:w="3060" w:type="dxa"/>
            <w:gridSpan w:val="2"/>
            <w:vAlign w:val="center"/>
          </w:tcPr>
          <w:p w14:paraId="774427A8" w14:textId="77777777" w:rsidR="007C3DBA" w:rsidRPr="0084048C" w:rsidRDefault="007C3DBA" w:rsidP="00A226B0">
            <w:pPr>
              <w:contextualSpacing/>
              <w:rPr>
                <w:rFonts w:cs="Times New Roman"/>
              </w:rPr>
            </w:pPr>
            <w:r w:rsidRPr="0084048C">
              <w:rPr>
                <w:rFonts w:cs="Times New Roman"/>
              </w:rPr>
              <w:t>Systolic</w:t>
            </w:r>
          </w:p>
        </w:tc>
        <w:tc>
          <w:tcPr>
            <w:tcW w:w="2616" w:type="dxa"/>
            <w:vAlign w:val="center"/>
          </w:tcPr>
          <w:p w14:paraId="0CB24415" w14:textId="1A04D416" w:rsidR="00A226B0" w:rsidRPr="0084048C" w:rsidRDefault="00F1583F" w:rsidP="00A226B0">
            <w:pPr>
              <w:contextualSpacing/>
              <w:rPr>
                <w:rFonts w:cs="Times New Roman"/>
                <w:i/>
              </w:rPr>
            </w:pPr>
            <w:r>
              <w:rPr>
                <w:rFonts w:eastAsia="Times New Roman" w:cs="Times New Roman"/>
              </w:rPr>
              <w:t xml:space="preserve">  114.8+/- 8.2</w:t>
            </w:r>
          </w:p>
          <w:p w14:paraId="2DEA95CC" w14:textId="77777777" w:rsidR="007C3DBA" w:rsidRPr="0084048C" w:rsidRDefault="007C3DBA" w:rsidP="00A226B0">
            <w:pPr>
              <w:contextualSpacing/>
              <w:rPr>
                <w:rFonts w:cs="Times New Roman"/>
              </w:rPr>
            </w:pPr>
          </w:p>
        </w:tc>
        <w:tc>
          <w:tcPr>
            <w:tcW w:w="2419" w:type="dxa"/>
            <w:vAlign w:val="center"/>
          </w:tcPr>
          <w:p w14:paraId="1B81877B" w14:textId="77777777" w:rsidR="007C3DBA" w:rsidRPr="0084048C" w:rsidRDefault="007C3DBA" w:rsidP="00A226B0">
            <w:pPr>
              <w:contextualSpacing/>
              <w:rPr>
                <w:rFonts w:cs="Times New Roman"/>
              </w:rPr>
            </w:pPr>
          </w:p>
        </w:tc>
        <w:tc>
          <w:tcPr>
            <w:tcW w:w="1265" w:type="dxa"/>
          </w:tcPr>
          <w:p w14:paraId="53374164" w14:textId="77777777" w:rsidR="007C3DBA" w:rsidRPr="0084048C" w:rsidRDefault="007C3DBA" w:rsidP="007C3DBA">
            <w:pPr>
              <w:contextualSpacing/>
              <w:rPr>
                <w:rFonts w:cs="Times New Roman"/>
              </w:rPr>
            </w:pPr>
          </w:p>
        </w:tc>
      </w:tr>
      <w:tr w:rsidR="007C3DBA" w:rsidRPr="0084048C" w14:paraId="55A29B4F" w14:textId="77777777" w:rsidTr="00A226B0">
        <w:trPr>
          <w:trHeight w:hRule="exact" w:val="288"/>
        </w:trPr>
        <w:tc>
          <w:tcPr>
            <w:tcW w:w="3060" w:type="dxa"/>
            <w:gridSpan w:val="2"/>
            <w:vAlign w:val="center"/>
          </w:tcPr>
          <w:p w14:paraId="3558F58C" w14:textId="77777777" w:rsidR="007C3DBA" w:rsidRPr="0084048C" w:rsidRDefault="007C3DBA" w:rsidP="00A226B0">
            <w:pPr>
              <w:contextualSpacing/>
              <w:rPr>
                <w:rFonts w:cs="Times New Roman"/>
              </w:rPr>
            </w:pPr>
            <w:r w:rsidRPr="0084048C">
              <w:rPr>
                <w:rFonts w:cs="Times New Roman"/>
              </w:rPr>
              <w:t>Diastolic</w:t>
            </w:r>
          </w:p>
        </w:tc>
        <w:tc>
          <w:tcPr>
            <w:tcW w:w="2616" w:type="dxa"/>
            <w:vAlign w:val="center"/>
          </w:tcPr>
          <w:tbl>
            <w:tblPr>
              <w:tblW w:w="4158" w:type="dxa"/>
              <w:tblLayout w:type="fixed"/>
              <w:tblCellMar>
                <w:top w:w="15" w:type="dxa"/>
                <w:bottom w:w="15" w:type="dxa"/>
              </w:tblCellMar>
              <w:tblLook w:val="04A0" w:firstRow="1" w:lastRow="0" w:firstColumn="1" w:lastColumn="0" w:noHBand="0" w:noVBand="1"/>
            </w:tblPr>
            <w:tblGrid>
              <w:gridCol w:w="4158"/>
            </w:tblGrid>
            <w:tr w:rsidR="007C3DBA" w:rsidRPr="0084048C" w14:paraId="52CED1CC" w14:textId="77777777" w:rsidTr="007F74D9">
              <w:trPr>
                <w:trHeight w:val="232"/>
              </w:trPr>
              <w:tc>
                <w:tcPr>
                  <w:tcW w:w="4158" w:type="dxa"/>
                  <w:tcBorders>
                    <w:top w:val="nil"/>
                    <w:left w:val="nil"/>
                    <w:bottom w:val="nil"/>
                    <w:right w:val="nil"/>
                  </w:tcBorders>
                  <w:noWrap/>
                  <w:vAlign w:val="bottom"/>
                  <w:hideMark/>
                </w:tcPr>
                <w:p w14:paraId="30D0BC26" w14:textId="357433F3" w:rsidR="007C3DBA" w:rsidRPr="0084048C" w:rsidRDefault="00F1583F" w:rsidP="00A226B0">
                  <w:pPr>
                    <w:spacing w:after="0" w:line="240" w:lineRule="auto"/>
                    <w:rPr>
                      <w:rFonts w:eastAsia="Times New Roman" w:cs="Times New Roman"/>
                    </w:rPr>
                  </w:pPr>
                  <w:r>
                    <w:rPr>
                      <w:rFonts w:eastAsia="Times New Roman" w:cs="Times New Roman"/>
                    </w:rPr>
                    <w:t>72.3+/- 9.3</w:t>
                  </w:r>
                </w:p>
              </w:tc>
            </w:tr>
            <w:tr w:rsidR="007C3DBA" w:rsidRPr="0084048C" w14:paraId="13176AF5" w14:textId="77777777" w:rsidTr="007F74D9">
              <w:trPr>
                <w:trHeight w:val="232"/>
              </w:trPr>
              <w:tc>
                <w:tcPr>
                  <w:tcW w:w="4158" w:type="dxa"/>
                  <w:tcBorders>
                    <w:top w:val="nil"/>
                    <w:left w:val="nil"/>
                    <w:bottom w:val="nil"/>
                    <w:right w:val="nil"/>
                  </w:tcBorders>
                  <w:noWrap/>
                  <w:vAlign w:val="bottom"/>
                  <w:hideMark/>
                </w:tcPr>
                <w:p w14:paraId="635370B3" w14:textId="77777777" w:rsidR="007C3DBA" w:rsidRPr="0084048C" w:rsidRDefault="007C3DBA" w:rsidP="00A226B0">
                  <w:pPr>
                    <w:spacing w:after="0" w:line="240" w:lineRule="auto"/>
                    <w:rPr>
                      <w:rFonts w:eastAsia="Times New Roman" w:cs="Times New Roman"/>
                    </w:rPr>
                  </w:pPr>
                </w:p>
              </w:tc>
            </w:tr>
          </w:tbl>
          <w:p w14:paraId="046EEA03" w14:textId="77777777" w:rsidR="007C3DBA" w:rsidRPr="0084048C" w:rsidRDefault="007C3DBA" w:rsidP="00A226B0">
            <w:pPr>
              <w:rPr>
                <w:rFonts w:eastAsia="Times New Roman" w:cs="Times New Roman"/>
              </w:rPr>
            </w:pPr>
          </w:p>
        </w:tc>
        <w:tc>
          <w:tcPr>
            <w:tcW w:w="2419" w:type="dxa"/>
            <w:vAlign w:val="center"/>
          </w:tcPr>
          <w:p w14:paraId="2E1420A0" w14:textId="77777777" w:rsidR="007C3DBA" w:rsidRPr="0084048C" w:rsidRDefault="007C3DBA" w:rsidP="00A226B0">
            <w:pPr>
              <w:contextualSpacing/>
              <w:rPr>
                <w:rFonts w:cs="Times New Roman"/>
              </w:rPr>
            </w:pPr>
          </w:p>
        </w:tc>
        <w:tc>
          <w:tcPr>
            <w:tcW w:w="1265" w:type="dxa"/>
          </w:tcPr>
          <w:p w14:paraId="5534620E" w14:textId="77777777" w:rsidR="007C3DBA" w:rsidRPr="0084048C" w:rsidRDefault="007C3DBA" w:rsidP="007C3DBA">
            <w:pPr>
              <w:contextualSpacing/>
              <w:rPr>
                <w:rFonts w:cs="Times New Roman"/>
              </w:rPr>
            </w:pPr>
          </w:p>
        </w:tc>
      </w:tr>
      <w:tr w:rsidR="007C3DBA" w:rsidRPr="0084048C" w14:paraId="471EA674" w14:textId="77777777" w:rsidTr="00972CBA">
        <w:trPr>
          <w:trHeight w:hRule="exact" w:val="288"/>
        </w:trPr>
        <w:tc>
          <w:tcPr>
            <w:tcW w:w="3060" w:type="dxa"/>
            <w:gridSpan w:val="2"/>
          </w:tcPr>
          <w:p w14:paraId="5A2D18F0" w14:textId="77777777" w:rsidR="007C3DBA" w:rsidRPr="0084048C" w:rsidRDefault="007F74D9" w:rsidP="007C3DBA">
            <w:pPr>
              <w:contextualSpacing/>
              <w:rPr>
                <w:rFonts w:cs="Times New Roman"/>
                <w:b/>
                <w:u w:val="single"/>
              </w:rPr>
            </w:pPr>
            <w:r w:rsidRPr="0084048C">
              <w:rPr>
                <w:rFonts w:cs="Times New Roman"/>
                <w:b/>
                <w:u w:val="single"/>
              </w:rPr>
              <w:t>Metabolism-Non-lipid</w:t>
            </w:r>
          </w:p>
        </w:tc>
        <w:tc>
          <w:tcPr>
            <w:tcW w:w="2616" w:type="dxa"/>
          </w:tcPr>
          <w:p w14:paraId="0F2296F7" w14:textId="77777777" w:rsidR="007C3DBA" w:rsidRPr="0084048C" w:rsidRDefault="007C3DBA" w:rsidP="007C3DBA">
            <w:pPr>
              <w:contextualSpacing/>
              <w:rPr>
                <w:rFonts w:cs="Times New Roman"/>
              </w:rPr>
            </w:pPr>
          </w:p>
        </w:tc>
        <w:tc>
          <w:tcPr>
            <w:tcW w:w="2419" w:type="dxa"/>
          </w:tcPr>
          <w:p w14:paraId="3D064B29" w14:textId="77777777" w:rsidR="007C3DBA" w:rsidRPr="0084048C" w:rsidRDefault="007C3DBA" w:rsidP="007C3DBA">
            <w:pPr>
              <w:contextualSpacing/>
              <w:rPr>
                <w:rFonts w:cs="Times New Roman"/>
              </w:rPr>
            </w:pPr>
          </w:p>
        </w:tc>
        <w:tc>
          <w:tcPr>
            <w:tcW w:w="1265" w:type="dxa"/>
          </w:tcPr>
          <w:p w14:paraId="357E3E09" w14:textId="77777777" w:rsidR="007C3DBA" w:rsidRPr="0084048C" w:rsidRDefault="007C3DBA" w:rsidP="007C3DBA">
            <w:pPr>
              <w:contextualSpacing/>
              <w:rPr>
                <w:rFonts w:cs="Times New Roman"/>
              </w:rPr>
            </w:pPr>
          </w:p>
        </w:tc>
      </w:tr>
      <w:tr w:rsidR="007C3DBA" w:rsidRPr="0084048C" w14:paraId="0C567596" w14:textId="77777777" w:rsidTr="00972CBA">
        <w:trPr>
          <w:trHeight w:hRule="exact" w:val="288"/>
        </w:trPr>
        <w:tc>
          <w:tcPr>
            <w:tcW w:w="3060" w:type="dxa"/>
            <w:gridSpan w:val="2"/>
          </w:tcPr>
          <w:p w14:paraId="7DE4790B" w14:textId="77777777" w:rsidR="007C3DBA" w:rsidRPr="0084048C" w:rsidRDefault="007C3DBA" w:rsidP="007F74D9">
            <w:pPr>
              <w:ind w:left="720"/>
              <w:contextualSpacing/>
              <w:rPr>
                <w:rFonts w:cs="Times New Roman"/>
              </w:rPr>
            </w:pPr>
            <w:r w:rsidRPr="0084048C">
              <w:rPr>
                <w:rFonts w:cs="Times New Roman"/>
              </w:rPr>
              <w:t xml:space="preserve">Glucose </w:t>
            </w:r>
          </w:p>
        </w:tc>
        <w:tc>
          <w:tcPr>
            <w:tcW w:w="2616" w:type="dxa"/>
          </w:tcPr>
          <w:tbl>
            <w:tblPr>
              <w:tblW w:w="1436" w:type="dxa"/>
              <w:tblLayout w:type="fixed"/>
              <w:tblCellMar>
                <w:top w:w="15" w:type="dxa"/>
                <w:bottom w:w="15" w:type="dxa"/>
              </w:tblCellMar>
              <w:tblLook w:val="04A0" w:firstRow="1" w:lastRow="0" w:firstColumn="1" w:lastColumn="0" w:noHBand="0" w:noVBand="1"/>
            </w:tblPr>
            <w:tblGrid>
              <w:gridCol w:w="804"/>
              <w:gridCol w:w="632"/>
            </w:tblGrid>
            <w:tr w:rsidR="007C3DBA" w:rsidRPr="0084048C" w14:paraId="673EB6A8" w14:textId="77777777" w:rsidTr="001B78EB">
              <w:trPr>
                <w:trHeight w:val="287"/>
              </w:trPr>
              <w:tc>
                <w:tcPr>
                  <w:tcW w:w="1436" w:type="dxa"/>
                  <w:gridSpan w:val="2"/>
                  <w:tcBorders>
                    <w:top w:val="nil"/>
                    <w:left w:val="nil"/>
                    <w:bottom w:val="nil"/>
                    <w:right w:val="nil"/>
                  </w:tcBorders>
                  <w:noWrap/>
                  <w:vAlign w:val="bottom"/>
                  <w:hideMark/>
                </w:tcPr>
                <w:p w14:paraId="41049115" w14:textId="7B0C9E68" w:rsidR="007C3DBA" w:rsidRPr="0084048C" w:rsidRDefault="00F1583F" w:rsidP="007F74D9">
                  <w:pPr>
                    <w:spacing w:after="0" w:line="240" w:lineRule="auto"/>
                    <w:rPr>
                      <w:rFonts w:eastAsia="Times New Roman" w:cs="Times New Roman"/>
                    </w:rPr>
                  </w:pPr>
                  <w:r>
                    <w:rPr>
                      <w:rFonts w:eastAsia="Times New Roman" w:cs="Times New Roman"/>
                    </w:rPr>
                    <w:t>86.2 +/-7.4</w:t>
                  </w:r>
                </w:p>
              </w:tc>
            </w:tr>
            <w:tr w:rsidR="007C3DBA" w:rsidRPr="0084048C" w14:paraId="464ED039" w14:textId="77777777" w:rsidTr="001B78EB">
              <w:trPr>
                <w:gridAfter w:val="1"/>
                <w:wAfter w:w="632" w:type="dxa"/>
                <w:trHeight w:val="287"/>
              </w:trPr>
              <w:tc>
                <w:tcPr>
                  <w:tcW w:w="804" w:type="dxa"/>
                  <w:tcBorders>
                    <w:top w:val="nil"/>
                    <w:left w:val="nil"/>
                    <w:bottom w:val="nil"/>
                    <w:right w:val="nil"/>
                  </w:tcBorders>
                  <w:noWrap/>
                  <w:vAlign w:val="bottom"/>
                  <w:hideMark/>
                </w:tcPr>
                <w:p w14:paraId="6BF237AD" w14:textId="77777777" w:rsidR="007C3DBA" w:rsidRPr="0084048C" w:rsidRDefault="007C3DBA" w:rsidP="007F74D9">
                  <w:pPr>
                    <w:spacing w:after="0" w:line="240" w:lineRule="auto"/>
                    <w:rPr>
                      <w:rFonts w:eastAsia="Times New Roman" w:cs="Times New Roman"/>
                    </w:rPr>
                  </w:pPr>
                </w:p>
              </w:tc>
            </w:tr>
          </w:tbl>
          <w:p w14:paraId="5896F598" w14:textId="77777777" w:rsidR="007C3DBA" w:rsidRPr="0084048C" w:rsidRDefault="007C3DBA" w:rsidP="007C3DBA">
            <w:pPr>
              <w:rPr>
                <w:rFonts w:cs="Times New Roman"/>
              </w:rPr>
            </w:pPr>
          </w:p>
        </w:tc>
        <w:tc>
          <w:tcPr>
            <w:tcW w:w="2419" w:type="dxa"/>
          </w:tcPr>
          <w:tbl>
            <w:tblPr>
              <w:tblW w:w="2396" w:type="dxa"/>
              <w:tblLayout w:type="fixed"/>
              <w:tblCellMar>
                <w:top w:w="15" w:type="dxa"/>
                <w:bottom w:w="15" w:type="dxa"/>
              </w:tblCellMar>
              <w:tblLook w:val="04A0" w:firstRow="1" w:lastRow="0" w:firstColumn="1" w:lastColumn="0" w:noHBand="0" w:noVBand="1"/>
            </w:tblPr>
            <w:tblGrid>
              <w:gridCol w:w="2139"/>
              <w:gridCol w:w="257"/>
            </w:tblGrid>
            <w:tr w:rsidR="007C3DBA" w:rsidRPr="0084048C" w14:paraId="51212C14" w14:textId="77777777" w:rsidTr="007F74D9">
              <w:trPr>
                <w:trHeight w:val="250"/>
              </w:trPr>
              <w:tc>
                <w:tcPr>
                  <w:tcW w:w="2139" w:type="dxa"/>
                  <w:tcBorders>
                    <w:top w:val="nil"/>
                    <w:left w:val="nil"/>
                    <w:bottom w:val="nil"/>
                    <w:right w:val="nil"/>
                  </w:tcBorders>
                  <w:noWrap/>
                  <w:vAlign w:val="bottom"/>
                  <w:hideMark/>
                </w:tcPr>
                <w:tbl>
                  <w:tblPr>
                    <w:tblW w:w="2215" w:type="dxa"/>
                    <w:tblLayout w:type="fixed"/>
                    <w:tblCellMar>
                      <w:top w:w="15" w:type="dxa"/>
                      <w:bottom w:w="15" w:type="dxa"/>
                    </w:tblCellMar>
                    <w:tblLook w:val="04A0" w:firstRow="1" w:lastRow="0" w:firstColumn="1" w:lastColumn="0" w:noHBand="0" w:noVBand="1"/>
                  </w:tblPr>
                  <w:tblGrid>
                    <w:gridCol w:w="2215"/>
                  </w:tblGrid>
                  <w:tr w:rsidR="007C3DBA" w:rsidRPr="0084048C" w14:paraId="4DBDC52C" w14:textId="77777777" w:rsidTr="007F74D9">
                    <w:trPr>
                      <w:trHeight w:val="250"/>
                    </w:trPr>
                    <w:tc>
                      <w:tcPr>
                        <w:tcW w:w="2215" w:type="dxa"/>
                        <w:tcBorders>
                          <w:top w:val="nil"/>
                          <w:left w:val="nil"/>
                          <w:bottom w:val="nil"/>
                          <w:right w:val="nil"/>
                        </w:tcBorders>
                        <w:noWrap/>
                        <w:vAlign w:val="bottom"/>
                        <w:hideMark/>
                      </w:tcPr>
                      <w:p w14:paraId="3258AEB9" w14:textId="1718389A" w:rsidR="007C3DBA" w:rsidRPr="0084048C" w:rsidRDefault="00F1583F" w:rsidP="004F2439">
                        <w:pPr>
                          <w:rPr>
                            <w:rFonts w:cs="Times New Roman"/>
                          </w:rPr>
                        </w:pPr>
                        <w:r>
                          <w:rPr>
                            <w:rFonts w:cs="Times New Roman"/>
                          </w:rPr>
                          <w:t>80.6+/- 11.1</w:t>
                        </w:r>
                      </w:p>
                      <w:p w14:paraId="0F33B545" w14:textId="77777777" w:rsidR="00972CBA" w:rsidRPr="0084048C" w:rsidRDefault="00972CBA" w:rsidP="004F2439">
                        <w:pPr>
                          <w:rPr>
                            <w:rFonts w:cs="Times New Roman"/>
                          </w:rPr>
                        </w:pPr>
                      </w:p>
                    </w:tc>
                  </w:tr>
                </w:tbl>
                <w:p w14:paraId="0442102A" w14:textId="77777777" w:rsidR="007C3DBA" w:rsidRPr="0084048C" w:rsidRDefault="007C3DBA" w:rsidP="004F2439">
                  <w:pPr>
                    <w:spacing w:after="0" w:line="240" w:lineRule="auto"/>
                    <w:rPr>
                      <w:rFonts w:eastAsia="Times New Roman" w:cs="Times New Roman"/>
                    </w:rPr>
                  </w:pPr>
                </w:p>
              </w:tc>
              <w:tc>
                <w:tcPr>
                  <w:tcW w:w="257" w:type="dxa"/>
                  <w:tcBorders>
                    <w:top w:val="nil"/>
                    <w:left w:val="nil"/>
                    <w:bottom w:val="nil"/>
                    <w:right w:val="nil"/>
                  </w:tcBorders>
                  <w:noWrap/>
                  <w:vAlign w:val="bottom"/>
                  <w:hideMark/>
                </w:tcPr>
                <w:p w14:paraId="7572D34D" w14:textId="77777777" w:rsidR="007C3DBA" w:rsidRPr="0084048C" w:rsidRDefault="007C3DBA" w:rsidP="004F2439">
                  <w:pPr>
                    <w:spacing w:after="0" w:line="240" w:lineRule="auto"/>
                    <w:rPr>
                      <w:rFonts w:eastAsia="Times New Roman" w:cs="Times New Roman"/>
                    </w:rPr>
                  </w:pPr>
                </w:p>
              </w:tc>
            </w:tr>
          </w:tbl>
          <w:p w14:paraId="00A4E5E5" w14:textId="77777777" w:rsidR="007C3DBA" w:rsidRPr="0084048C" w:rsidRDefault="007C3DBA" w:rsidP="004F2439">
            <w:pPr>
              <w:contextualSpacing/>
              <w:rPr>
                <w:rFonts w:cs="Times New Roman"/>
              </w:rPr>
            </w:pPr>
          </w:p>
        </w:tc>
        <w:tc>
          <w:tcPr>
            <w:tcW w:w="1265" w:type="dxa"/>
          </w:tcPr>
          <w:p w14:paraId="51142183" w14:textId="77777777" w:rsidR="007C3DBA" w:rsidRPr="0084048C" w:rsidRDefault="007C3DBA" w:rsidP="007C3DBA">
            <w:pPr>
              <w:contextualSpacing/>
              <w:rPr>
                <w:rFonts w:cs="Times New Roman"/>
              </w:rPr>
            </w:pPr>
          </w:p>
        </w:tc>
      </w:tr>
      <w:tr w:rsidR="007C3DBA" w:rsidRPr="0084048C" w14:paraId="4993E3CC" w14:textId="77777777" w:rsidTr="00972CBA">
        <w:trPr>
          <w:trHeight w:hRule="exact" w:val="288"/>
        </w:trPr>
        <w:tc>
          <w:tcPr>
            <w:tcW w:w="3060" w:type="dxa"/>
            <w:gridSpan w:val="2"/>
          </w:tcPr>
          <w:p w14:paraId="6BE9B602" w14:textId="77777777" w:rsidR="007C3DBA" w:rsidRPr="0084048C" w:rsidRDefault="007F74D9" w:rsidP="007C3DBA">
            <w:pPr>
              <w:contextualSpacing/>
              <w:rPr>
                <w:rFonts w:cs="Times New Roman"/>
                <w:b/>
                <w:u w:val="single"/>
              </w:rPr>
            </w:pPr>
            <w:r w:rsidRPr="0084048C">
              <w:rPr>
                <w:rFonts w:cs="Times New Roman"/>
                <w:b/>
                <w:u w:val="single"/>
              </w:rPr>
              <w:t>Lipid indicators</w:t>
            </w:r>
            <w:r w:rsidR="00455F05" w:rsidRPr="0084048C">
              <w:rPr>
                <w:rFonts w:cs="Times New Roman"/>
                <w:b/>
                <w:u w:val="single"/>
              </w:rPr>
              <w:t xml:space="preserve"> </w:t>
            </w:r>
          </w:p>
        </w:tc>
        <w:tc>
          <w:tcPr>
            <w:tcW w:w="2616" w:type="dxa"/>
          </w:tcPr>
          <w:p w14:paraId="7FF8659B" w14:textId="77777777" w:rsidR="007C3DBA" w:rsidRPr="0084048C" w:rsidRDefault="007C3DBA" w:rsidP="007C3DBA">
            <w:pPr>
              <w:contextualSpacing/>
              <w:rPr>
                <w:rFonts w:cs="Times New Roman"/>
              </w:rPr>
            </w:pPr>
          </w:p>
        </w:tc>
        <w:tc>
          <w:tcPr>
            <w:tcW w:w="2419" w:type="dxa"/>
          </w:tcPr>
          <w:p w14:paraId="775EE750" w14:textId="77777777" w:rsidR="007C3DBA" w:rsidRPr="0084048C" w:rsidRDefault="007C3DBA" w:rsidP="004F2439">
            <w:pPr>
              <w:contextualSpacing/>
              <w:rPr>
                <w:rFonts w:cs="Times New Roman"/>
              </w:rPr>
            </w:pPr>
          </w:p>
        </w:tc>
        <w:tc>
          <w:tcPr>
            <w:tcW w:w="1265" w:type="dxa"/>
          </w:tcPr>
          <w:p w14:paraId="0EDCD995" w14:textId="77777777" w:rsidR="007C3DBA" w:rsidRPr="0084048C" w:rsidRDefault="007C3DBA" w:rsidP="007C3DBA">
            <w:pPr>
              <w:contextualSpacing/>
              <w:rPr>
                <w:rFonts w:cs="Times New Roman"/>
              </w:rPr>
            </w:pPr>
          </w:p>
        </w:tc>
      </w:tr>
      <w:tr w:rsidR="007C3DBA" w:rsidRPr="0084048C" w14:paraId="4A78B98B" w14:textId="77777777" w:rsidTr="00972CBA">
        <w:trPr>
          <w:trHeight w:hRule="exact" w:val="288"/>
        </w:trPr>
        <w:tc>
          <w:tcPr>
            <w:tcW w:w="3060" w:type="dxa"/>
            <w:gridSpan w:val="2"/>
          </w:tcPr>
          <w:p w14:paraId="4996EB91" w14:textId="77777777" w:rsidR="007C3DBA" w:rsidRPr="0084048C" w:rsidRDefault="007C3DBA" w:rsidP="007F74D9">
            <w:pPr>
              <w:ind w:left="720"/>
              <w:contextualSpacing/>
              <w:rPr>
                <w:rFonts w:cs="Times New Roman"/>
              </w:rPr>
            </w:pPr>
            <w:r w:rsidRPr="0084048C">
              <w:rPr>
                <w:rFonts w:cs="Times New Roman"/>
              </w:rPr>
              <w:t xml:space="preserve">HDL </w:t>
            </w:r>
            <w:r w:rsidR="00455F05" w:rsidRPr="0084048C">
              <w:rPr>
                <w:rFonts w:cs="Times New Roman"/>
              </w:rPr>
              <w:t>(mg/dl)</w:t>
            </w:r>
          </w:p>
        </w:tc>
        <w:tc>
          <w:tcPr>
            <w:tcW w:w="2616" w:type="dxa"/>
          </w:tcPr>
          <w:tbl>
            <w:tblPr>
              <w:tblW w:w="2160" w:type="dxa"/>
              <w:tblLayout w:type="fixed"/>
              <w:tblCellMar>
                <w:top w:w="15" w:type="dxa"/>
                <w:bottom w:w="15" w:type="dxa"/>
              </w:tblCellMar>
              <w:tblLook w:val="04A0" w:firstRow="1" w:lastRow="0" w:firstColumn="1" w:lastColumn="0" w:noHBand="0" w:noVBand="1"/>
            </w:tblPr>
            <w:tblGrid>
              <w:gridCol w:w="1924"/>
              <w:gridCol w:w="236"/>
            </w:tblGrid>
            <w:tr w:rsidR="007C3DBA" w:rsidRPr="0084048C" w14:paraId="0FE47680" w14:textId="77777777" w:rsidTr="007F74D9">
              <w:trPr>
                <w:trHeight w:val="250"/>
              </w:trPr>
              <w:tc>
                <w:tcPr>
                  <w:tcW w:w="1924" w:type="dxa"/>
                  <w:tcBorders>
                    <w:top w:val="nil"/>
                    <w:left w:val="nil"/>
                    <w:bottom w:val="nil"/>
                    <w:right w:val="nil"/>
                  </w:tcBorders>
                  <w:noWrap/>
                  <w:vAlign w:val="bottom"/>
                  <w:hideMark/>
                </w:tcPr>
                <w:tbl>
                  <w:tblPr>
                    <w:tblW w:w="2149" w:type="dxa"/>
                    <w:tblLayout w:type="fixed"/>
                    <w:tblCellMar>
                      <w:top w:w="15" w:type="dxa"/>
                      <w:bottom w:w="15" w:type="dxa"/>
                    </w:tblCellMar>
                    <w:tblLook w:val="04A0" w:firstRow="1" w:lastRow="0" w:firstColumn="1" w:lastColumn="0" w:noHBand="0" w:noVBand="1"/>
                  </w:tblPr>
                  <w:tblGrid>
                    <w:gridCol w:w="2149"/>
                  </w:tblGrid>
                  <w:tr w:rsidR="007C3DBA" w:rsidRPr="0084048C" w14:paraId="1EC8B618" w14:textId="77777777" w:rsidTr="007F74D9">
                    <w:trPr>
                      <w:trHeight w:val="254"/>
                    </w:trPr>
                    <w:tc>
                      <w:tcPr>
                        <w:tcW w:w="2149" w:type="dxa"/>
                        <w:tcBorders>
                          <w:top w:val="nil"/>
                          <w:left w:val="nil"/>
                          <w:bottom w:val="nil"/>
                          <w:right w:val="nil"/>
                        </w:tcBorders>
                        <w:noWrap/>
                        <w:vAlign w:val="bottom"/>
                        <w:hideMark/>
                      </w:tcPr>
                      <w:p w14:paraId="3DD7E714" w14:textId="26439C5B" w:rsidR="007C3DBA" w:rsidRPr="0084048C" w:rsidRDefault="007F74D9" w:rsidP="007F74D9">
                        <w:pPr>
                          <w:spacing w:after="0" w:line="240" w:lineRule="auto"/>
                          <w:rPr>
                            <w:rFonts w:eastAsia="Times New Roman" w:cs="Times New Roman"/>
                          </w:rPr>
                        </w:pPr>
                        <w:r w:rsidRPr="0084048C">
                          <w:rPr>
                            <w:rFonts w:eastAsia="Times New Roman" w:cs="Times New Roman"/>
                          </w:rPr>
                          <w:t>58</w:t>
                        </w:r>
                        <w:r w:rsidR="00F1583F">
                          <w:rPr>
                            <w:rFonts w:eastAsia="Times New Roman" w:cs="Times New Roman"/>
                          </w:rPr>
                          <w:t>.4 +/-17.3</w:t>
                        </w:r>
                      </w:p>
                    </w:tc>
                  </w:tr>
                  <w:tr w:rsidR="007C3DBA" w:rsidRPr="0084048C" w14:paraId="03F41B86" w14:textId="77777777" w:rsidTr="007F74D9">
                    <w:trPr>
                      <w:trHeight w:val="254"/>
                    </w:trPr>
                    <w:tc>
                      <w:tcPr>
                        <w:tcW w:w="2149" w:type="dxa"/>
                        <w:tcBorders>
                          <w:top w:val="nil"/>
                          <w:left w:val="nil"/>
                          <w:bottom w:val="nil"/>
                          <w:right w:val="nil"/>
                        </w:tcBorders>
                        <w:noWrap/>
                        <w:vAlign w:val="bottom"/>
                        <w:hideMark/>
                      </w:tcPr>
                      <w:p w14:paraId="14FE89AB" w14:textId="77777777" w:rsidR="007C3DBA" w:rsidRPr="0084048C" w:rsidRDefault="007C3DBA" w:rsidP="007F74D9">
                        <w:pPr>
                          <w:spacing w:after="0" w:line="240" w:lineRule="auto"/>
                          <w:rPr>
                            <w:rFonts w:eastAsia="Times New Roman" w:cs="Times New Roman"/>
                          </w:rPr>
                        </w:pPr>
                      </w:p>
                    </w:tc>
                  </w:tr>
                </w:tbl>
                <w:p w14:paraId="46D09236" w14:textId="77777777" w:rsidR="007C3DBA" w:rsidRPr="0084048C" w:rsidRDefault="007C3DBA" w:rsidP="007C3DBA">
                  <w:pPr>
                    <w:spacing w:after="0" w:line="240" w:lineRule="auto"/>
                    <w:rPr>
                      <w:rFonts w:eastAsia="Times New Roman" w:cs="Times New Roman"/>
                    </w:rPr>
                  </w:pPr>
                </w:p>
              </w:tc>
              <w:tc>
                <w:tcPr>
                  <w:tcW w:w="236" w:type="dxa"/>
                  <w:tcBorders>
                    <w:top w:val="nil"/>
                    <w:left w:val="nil"/>
                    <w:bottom w:val="nil"/>
                    <w:right w:val="nil"/>
                  </w:tcBorders>
                  <w:noWrap/>
                  <w:vAlign w:val="bottom"/>
                  <w:hideMark/>
                </w:tcPr>
                <w:p w14:paraId="4A85F3BD" w14:textId="77777777" w:rsidR="007C3DBA" w:rsidRPr="0084048C" w:rsidRDefault="007C3DBA" w:rsidP="007C3DBA">
                  <w:pPr>
                    <w:spacing w:after="0" w:line="240" w:lineRule="auto"/>
                    <w:jc w:val="right"/>
                    <w:rPr>
                      <w:rFonts w:eastAsia="Times New Roman" w:cs="Times New Roman"/>
                    </w:rPr>
                  </w:pPr>
                </w:p>
              </w:tc>
            </w:tr>
          </w:tbl>
          <w:p w14:paraId="4AA2C200" w14:textId="77777777" w:rsidR="007C3DBA" w:rsidRPr="0084048C" w:rsidRDefault="007C3DBA" w:rsidP="007C3DBA">
            <w:pPr>
              <w:contextualSpacing/>
              <w:rPr>
                <w:rFonts w:cs="Times New Roman"/>
              </w:rPr>
            </w:pPr>
          </w:p>
        </w:tc>
        <w:tc>
          <w:tcPr>
            <w:tcW w:w="2419" w:type="dxa"/>
          </w:tcPr>
          <w:tbl>
            <w:tblPr>
              <w:tblW w:w="2396" w:type="dxa"/>
              <w:tblLayout w:type="fixed"/>
              <w:tblCellMar>
                <w:top w:w="15" w:type="dxa"/>
                <w:bottom w:w="15" w:type="dxa"/>
              </w:tblCellMar>
              <w:tblLook w:val="04A0" w:firstRow="1" w:lastRow="0" w:firstColumn="1" w:lastColumn="0" w:noHBand="0" w:noVBand="1"/>
            </w:tblPr>
            <w:tblGrid>
              <w:gridCol w:w="1599"/>
              <w:gridCol w:w="797"/>
            </w:tblGrid>
            <w:tr w:rsidR="007C3DBA" w:rsidRPr="0084048C" w14:paraId="242F4FD7" w14:textId="77777777" w:rsidTr="00455F05">
              <w:trPr>
                <w:trHeight w:val="250"/>
              </w:trPr>
              <w:tc>
                <w:tcPr>
                  <w:tcW w:w="1599" w:type="dxa"/>
                  <w:tcBorders>
                    <w:top w:val="nil"/>
                    <w:left w:val="nil"/>
                    <w:bottom w:val="nil"/>
                    <w:right w:val="nil"/>
                  </w:tcBorders>
                  <w:noWrap/>
                  <w:vAlign w:val="bottom"/>
                  <w:hideMark/>
                </w:tcPr>
                <w:tbl>
                  <w:tblPr>
                    <w:tblW w:w="3128" w:type="dxa"/>
                    <w:tblLayout w:type="fixed"/>
                    <w:tblCellMar>
                      <w:top w:w="15" w:type="dxa"/>
                      <w:bottom w:w="15" w:type="dxa"/>
                    </w:tblCellMar>
                    <w:tblLook w:val="04A0" w:firstRow="1" w:lastRow="0" w:firstColumn="1" w:lastColumn="0" w:noHBand="0" w:noVBand="1"/>
                  </w:tblPr>
                  <w:tblGrid>
                    <w:gridCol w:w="3128"/>
                  </w:tblGrid>
                  <w:tr w:rsidR="007C3DBA" w:rsidRPr="0084048C" w14:paraId="564C0536" w14:textId="77777777" w:rsidTr="004F2439">
                    <w:trPr>
                      <w:trHeight w:val="179"/>
                    </w:trPr>
                    <w:tc>
                      <w:tcPr>
                        <w:tcW w:w="3128" w:type="dxa"/>
                        <w:tcBorders>
                          <w:top w:val="nil"/>
                          <w:left w:val="nil"/>
                          <w:bottom w:val="nil"/>
                          <w:right w:val="nil"/>
                        </w:tcBorders>
                        <w:noWrap/>
                        <w:vAlign w:val="bottom"/>
                        <w:hideMark/>
                      </w:tcPr>
                      <w:p w14:paraId="60F94800" w14:textId="77777777" w:rsidR="007C3DBA" w:rsidRPr="0084048C" w:rsidRDefault="007F74D9" w:rsidP="004F2439">
                        <w:pPr>
                          <w:spacing w:after="0" w:line="240" w:lineRule="auto"/>
                          <w:rPr>
                            <w:rFonts w:eastAsia="Times New Roman" w:cs="Times New Roman"/>
                          </w:rPr>
                        </w:pPr>
                        <w:r w:rsidRPr="0084048C">
                          <w:rPr>
                            <w:rFonts w:eastAsia="Times New Roman" w:cs="Times New Roman"/>
                          </w:rPr>
                          <w:t>55.56+/- 16.62</w:t>
                        </w:r>
                      </w:p>
                    </w:tc>
                  </w:tr>
                  <w:tr w:rsidR="007C3DBA" w:rsidRPr="0084048C" w14:paraId="29A756C4" w14:textId="77777777" w:rsidTr="004F2439">
                    <w:trPr>
                      <w:trHeight w:val="179"/>
                    </w:trPr>
                    <w:tc>
                      <w:tcPr>
                        <w:tcW w:w="3128" w:type="dxa"/>
                        <w:tcBorders>
                          <w:top w:val="nil"/>
                          <w:left w:val="nil"/>
                          <w:bottom w:val="nil"/>
                          <w:right w:val="nil"/>
                        </w:tcBorders>
                        <w:noWrap/>
                        <w:vAlign w:val="bottom"/>
                        <w:hideMark/>
                      </w:tcPr>
                      <w:p w14:paraId="3D70C0F5" w14:textId="77777777" w:rsidR="007C3DBA" w:rsidRPr="0084048C" w:rsidRDefault="007C3DBA" w:rsidP="004F2439">
                        <w:pPr>
                          <w:spacing w:after="0" w:line="240" w:lineRule="auto"/>
                          <w:rPr>
                            <w:rFonts w:eastAsia="Times New Roman" w:cs="Times New Roman"/>
                          </w:rPr>
                        </w:pPr>
                      </w:p>
                    </w:tc>
                  </w:tr>
                </w:tbl>
                <w:p w14:paraId="13B855ED" w14:textId="77777777" w:rsidR="007C3DBA" w:rsidRPr="0084048C" w:rsidRDefault="007C3DBA" w:rsidP="004F2439">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21C52BD5" w14:textId="77777777" w:rsidR="007C3DBA" w:rsidRPr="0084048C" w:rsidRDefault="007C3DBA" w:rsidP="004F2439">
                  <w:pPr>
                    <w:spacing w:after="0" w:line="240" w:lineRule="auto"/>
                    <w:rPr>
                      <w:rFonts w:eastAsia="Times New Roman" w:cs="Times New Roman"/>
                    </w:rPr>
                  </w:pPr>
                </w:p>
              </w:tc>
            </w:tr>
          </w:tbl>
          <w:p w14:paraId="4616AD31" w14:textId="77777777" w:rsidR="007C3DBA" w:rsidRPr="0084048C" w:rsidRDefault="007C3DBA" w:rsidP="004F2439">
            <w:pPr>
              <w:contextualSpacing/>
              <w:rPr>
                <w:rFonts w:cs="Times New Roman"/>
              </w:rPr>
            </w:pPr>
          </w:p>
        </w:tc>
        <w:tc>
          <w:tcPr>
            <w:tcW w:w="1265" w:type="dxa"/>
          </w:tcPr>
          <w:p w14:paraId="6EFF1294" w14:textId="77777777" w:rsidR="007C3DBA" w:rsidRPr="0084048C" w:rsidRDefault="007C3DBA" w:rsidP="007C3DBA">
            <w:pPr>
              <w:contextualSpacing/>
              <w:rPr>
                <w:rFonts w:cs="Times New Roman"/>
              </w:rPr>
            </w:pPr>
          </w:p>
        </w:tc>
      </w:tr>
      <w:tr w:rsidR="007C3DBA" w:rsidRPr="0084048C" w14:paraId="5768E3B2" w14:textId="77777777" w:rsidTr="00972CBA">
        <w:trPr>
          <w:trHeight w:hRule="exact" w:val="288"/>
        </w:trPr>
        <w:tc>
          <w:tcPr>
            <w:tcW w:w="3060" w:type="dxa"/>
            <w:gridSpan w:val="2"/>
          </w:tcPr>
          <w:p w14:paraId="1472D40D" w14:textId="77777777" w:rsidR="007C3DBA" w:rsidRPr="0084048C" w:rsidRDefault="007C3DBA" w:rsidP="007F74D9">
            <w:pPr>
              <w:ind w:left="720"/>
              <w:contextualSpacing/>
              <w:rPr>
                <w:rFonts w:cs="Times New Roman"/>
              </w:rPr>
            </w:pPr>
            <w:r w:rsidRPr="0084048C">
              <w:rPr>
                <w:rFonts w:cs="Times New Roman"/>
              </w:rPr>
              <w:t xml:space="preserve">LDL </w:t>
            </w:r>
            <w:r w:rsidR="00455F05" w:rsidRPr="0084048C">
              <w:rPr>
                <w:rFonts w:cs="Times New Roman"/>
              </w:rPr>
              <w:t>(mg/dl)</w:t>
            </w:r>
          </w:p>
        </w:tc>
        <w:tc>
          <w:tcPr>
            <w:tcW w:w="2616" w:type="dxa"/>
          </w:tcPr>
          <w:tbl>
            <w:tblPr>
              <w:tblW w:w="2165" w:type="dxa"/>
              <w:tblLayout w:type="fixed"/>
              <w:tblCellMar>
                <w:top w:w="15" w:type="dxa"/>
                <w:bottom w:w="15" w:type="dxa"/>
              </w:tblCellMar>
              <w:tblLook w:val="04A0" w:firstRow="1" w:lastRow="0" w:firstColumn="1" w:lastColumn="0" w:noHBand="0" w:noVBand="1"/>
            </w:tblPr>
            <w:tblGrid>
              <w:gridCol w:w="2165"/>
            </w:tblGrid>
            <w:tr w:rsidR="007C3DBA" w:rsidRPr="0084048C" w14:paraId="20ED27B4" w14:textId="77777777" w:rsidTr="007E120F">
              <w:trPr>
                <w:trHeight w:val="272"/>
              </w:trPr>
              <w:tc>
                <w:tcPr>
                  <w:tcW w:w="2165" w:type="dxa"/>
                  <w:tcBorders>
                    <w:top w:val="nil"/>
                    <w:left w:val="nil"/>
                    <w:bottom w:val="nil"/>
                    <w:right w:val="nil"/>
                  </w:tcBorders>
                  <w:noWrap/>
                  <w:vAlign w:val="bottom"/>
                  <w:hideMark/>
                </w:tcPr>
                <w:p w14:paraId="143DC64D" w14:textId="1115F138" w:rsidR="007C3DBA" w:rsidRPr="0084048C" w:rsidRDefault="00F1583F" w:rsidP="007E120F">
                  <w:pPr>
                    <w:spacing w:after="0" w:line="240" w:lineRule="auto"/>
                    <w:rPr>
                      <w:rFonts w:cs="Times New Roman"/>
                    </w:rPr>
                  </w:pPr>
                  <w:r>
                    <w:rPr>
                      <w:rFonts w:cs="Times New Roman"/>
                    </w:rPr>
                    <w:t>128.6 +/- 65.2</w:t>
                  </w:r>
                </w:p>
              </w:tc>
            </w:tr>
            <w:tr w:rsidR="007C3DBA" w:rsidRPr="0084048C" w14:paraId="692BE2A2" w14:textId="77777777" w:rsidTr="007E120F">
              <w:trPr>
                <w:trHeight w:val="272"/>
              </w:trPr>
              <w:tc>
                <w:tcPr>
                  <w:tcW w:w="2165" w:type="dxa"/>
                  <w:tcBorders>
                    <w:top w:val="nil"/>
                    <w:left w:val="nil"/>
                    <w:bottom w:val="nil"/>
                    <w:right w:val="nil"/>
                  </w:tcBorders>
                  <w:noWrap/>
                  <w:vAlign w:val="bottom"/>
                  <w:hideMark/>
                </w:tcPr>
                <w:p w14:paraId="4518F2EA" w14:textId="77777777" w:rsidR="007C3DBA" w:rsidRPr="0084048C" w:rsidRDefault="007C3DBA" w:rsidP="007C3DBA">
                  <w:pPr>
                    <w:spacing w:after="0" w:line="240" w:lineRule="auto"/>
                    <w:jc w:val="right"/>
                    <w:rPr>
                      <w:rFonts w:cs="Times New Roman"/>
                    </w:rPr>
                  </w:pPr>
                </w:p>
              </w:tc>
            </w:tr>
          </w:tbl>
          <w:p w14:paraId="53A242B5" w14:textId="77777777" w:rsidR="007C3DBA" w:rsidRPr="0084048C" w:rsidRDefault="007C3DBA" w:rsidP="007C3DBA">
            <w:pPr>
              <w:contextualSpacing/>
              <w:rPr>
                <w:rFonts w:cs="Times New Roman"/>
              </w:rPr>
            </w:pPr>
          </w:p>
        </w:tc>
        <w:tc>
          <w:tcPr>
            <w:tcW w:w="2419" w:type="dxa"/>
          </w:tcPr>
          <w:tbl>
            <w:tblPr>
              <w:tblW w:w="2199" w:type="dxa"/>
              <w:tblLayout w:type="fixed"/>
              <w:tblCellMar>
                <w:top w:w="15" w:type="dxa"/>
                <w:bottom w:w="15" w:type="dxa"/>
              </w:tblCellMar>
              <w:tblLook w:val="04A0" w:firstRow="1" w:lastRow="0" w:firstColumn="1" w:lastColumn="0" w:noHBand="0" w:noVBand="1"/>
            </w:tblPr>
            <w:tblGrid>
              <w:gridCol w:w="1703"/>
              <w:gridCol w:w="496"/>
            </w:tblGrid>
            <w:tr w:rsidR="007C3DBA" w:rsidRPr="0084048C" w14:paraId="1C069126" w14:textId="77777777" w:rsidTr="00847D01">
              <w:trPr>
                <w:trHeight w:val="235"/>
              </w:trPr>
              <w:tc>
                <w:tcPr>
                  <w:tcW w:w="2199" w:type="dxa"/>
                  <w:gridSpan w:val="2"/>
                  <w:tcBorders>
                    <w:top w:val="nil"/>
                    <w:left w:val="nil"/>
                    <w:bottom w:val="nil"/>
                    <w:right w:val="nil"/>
                  </w:tcBorders>
                  <w:noWrap/>
                  <w:vAlign w:val="bottom"/>
                  <w:hideMark/>
                </w:tcPr>
                <w:p w14:paraId="12E5FC23" w14:textId="19E029F5" w:rsidR="007C3DBA" w:rsidRPr="0084048C" w:rsidRDefault="00F1583F" w:rsidP="004F2439">
                  <w:pPr>
                    <w:spacing w:after="0" w:line="240" w:lineRule="auto"/>
                    <w:rPr>
                      <w:rFonts w:cs="Times New Roman"/>
                    </w:rPr>
                  </w:pPr>
                  <w:r>
                    <w:rPr>
                      <w:rFonts w:cs="Times New Roman"/>
                    </w:rPr>
                    <w:t>100.6+/ 28.8</w:t>
                  </w:r>
                </w:p>
              </w:tc>
            </w:tr>
            <w:tr w:rsidR="007C3DBA" w:rsidRPr="0084048C" w14:paraId="393D74AF" w14:textId="77777777" w:rsidTr="00847D01">
              <w:trPr>
                <w:gridAfter w:val="1"/>
                <w:wAfter w:w="496" w:type="dxa"/>
                <w:trHeight w:val="235"/>
              </w:trPr>
              <w:tc>
                <w:tcPr>
                  <w:tcW w:w="1703" w:type="dxa"/>
                  <w:tcBorders>
                    <w:top w:val="nil"/>
                    <w:left w:val="nil"/>
                    <w:bottom w:val="nil"/>
                    <w:right w:val="nil"/>
                  </w:tcBorders>
                  <w:noWrap/>
                  <w:vAlign w:val="bottom"/>
                  <w:hideMark/>
                </w:tcPr>
                <w:p w14:paraId="42FB2EC1" w14:textId="77777777" w:rsidR="007C3DBA" w:rsidRPr="0084048C" w:rsidRDefault="007C3DBA" w:rsidP="004F2439">
                  <w:pPr>
                    <w:spacing w:after="0" w:line="240" w:lineRule="auto"/>
                    <w:rPr>
                      <w:rFonts w:cs="Times New Roman"/>
                    </w:rPr>
                  </w:pPr>
                </w:p>
              </w:tc>
            </w:tr>
          </w:tbl>
          <w:p w14:paraId="05B23DDC" w14:textId="77777777" w:rsidR="007C3DBA" w:rsidRPr="0084048C" w:rsidRDefault="007C3DBA" w:rsidP="004F2439">
            <w:pPr>
              <w:contextualSpacing/>
              <w:rPr>
                <w:rFonts w:cs="Times New Roman"/>
              </w:rPr>
            </w:pPr>
          </w:p>
        </w:tc>
        <w:tc>
          <w:tcPr>
            <w:tcW w:w="1265" w:type="dxa"/>
          </w:tcPr>
          <w:p w14:paraId="21FBE40F" w14:textId="77777777" w:rsidR="007C3DBA" w:rsidRPr="0084048C" w:rsidRDefault="007C3DBA" w:rsidP="007C3DBA">
            <w:pPr>
              <w:contextualSpacing/>
              <w:rPr>
                <w:rFonts w:cs="Times New Roman"/>
              </w:rPr>
            </w:pPr>
          </w:p>
        </w:tc>
      </w:tr>
      <w:tr w:rsidR="007C3DBA" w:rsidRPr="0084048C" w14:paraId="5A1AA51C" w14:textId="77777777" w:rsidTr="00972CBA">
        <w:trPr>
          <w:trHeight w:hRule="exact" w:val="288"/>
        </w:trPr>
        <w:tc>
          <w:tcPr>
            <w:tcW w:w="3060" w:type="dxa"/>
            <w:gridSpan w:val="2"/>
          </w:tcPr>
          <w:p w14:paraId="6DF4121B" w14:textId="77777777" w:rsidR="007C3DBA" w:rsidRPr="0084048C" w:rsidRDefault="007C3DBA" w:rsidP="007F74D9">
            <w:pPr>
              <w:ind w:left="720"/>
              <w:contextualSpacing/>
              <w:rPr>
                <w:rFonts w:cs="Times New Roman"/>
              </w:rPr>
            </w:pPr>
            <w:r w:rsidRPr="0084048C">
              <w:rPr>
                <w:rFonts w:cs="Times New Roman"/>
              </w:rPr>
              <w:t>Chol:HDL</w:t>
            </w:r>
            <w:r w:rsidR="00F432E4" w:rsidRPr="0084048C">
              <w:rPr>
                <w:rFonts w:cs="Times New Roman"/>
              </w:rPr>
              <w:t>-C</w:t>
            </w:r>
          </w:p>
        </w:tc>
        <w:tc>
          <w:tcPr>
            <w:tcW w:w="2616" w:type="dxa"/>
          </w:tcPr>
          <w:tbl>
            <w:tblPr>
              <w:tblW w:w="2058" w:type="dxa"/>
              <w:tblLayout w:type="fixed"/>
              <w:tblCellMar>
                <w:top w:w="15" w:type="dxa"/>
                <w:bottom w:w="15" w:type="dxa"/>
              </w:tblCellMar>
              <w:tblLook w:val="04A0" w:firstRow="1" w:lastRow="0" w:firstColumn="1" w:lastColumn="0" w:noHBand="0" w:noVBand="1"/>
            </w:tblPr>
            <w:tblGrid>
              <w:gridCol w:w="2058"/>
            </w:tblGrid>
            <w:tr w:rsidR="007C3DBA" w:rsidRPr="0084048C" w14:paraId="6A71942A" w14:textId="77777777" w:rsidTr="001B78EB">
              <w:trPr>
                <w:trHeight w:val="275"/>
              </w:trPr>
              <w:tc>
                <w:tcPr>
                  <w:tcW w:w="2058" w:type="dxa"/>
                  <w:tcBorders>
                    <w:top w:val="nil"/>
                    <w:left w:val="nil"/>
                    <w:bottom w:val="nil"/>
                    <w:right w:val="nil"/>
                  </w:tcBorders>
                  <w:noWrap/>
                  <w:vAlign w:val="bottom"/>
                  <w:hideMark/>
                </w:tcPr>
                <w:p w14:paraId="47678BF8" w14:textId="31EBB53E" w:rsidR="007C3DBA" w:rsidRPr="0084048C" w:rsidRDefault="00F1583F" w:rsidP="001B78EB">
                  <w:pPr>
                    <w:spacing w:after="0" w:line="240" w:lineRule="auto"/>
                    <w:rPr>
                      <w:rFonts w:cs="Times New Roman"/>
                    </w:rPr>
                  </w:pPr>
                  <w:r>
                    <w:rPr>
                      <w:rFonts w:cs="Times New Roman"/>
                    </w:rPr>
                    <w:t>3.8 +/- 1.6</w:t>
                  </w:r>
                </w:p>
              </w:tc>
            </w:tr>
            <w:tr w:rsidR="007C3DBA" w:rsidRPr="0084048C" w14:paraId="2532F061" w14:textId="77777777" w:rsidTr="001B78EB">
              <w:trPr>
                <w:trHeight w:val="275"/>
              </w:trPr>
              <w:tc>
                <w:tcPr>
                  <w:tcW w:w="2058" w:type="dxa"/>
                  <w:tcBorders>
                    <w:top w:val="nil"/>
                    <w:left w:val="nil"/>
                    <w:bottom w:val="nil"/>
                    <w:right w:val="nil"/>
                  </w:tcBorders>
                  <w:noWrap/>
                  <w:vAlign w:val="bottom"/>
                  <w:hideMark/>
                </w:tcPr>
                <w:p w14:paraId="224DFEC1" w14:textId="77777777" w:rsidR="007C3DBA" w:rsidRPr="0084048C" w:rsidRDefault="007C3DBA" w:rsidP="007C3DBA">
                  <w:pPr>
                    <w:spacing w:after="0" w:line="240" w:lineRule="auto"/>
                    <w:jc w:val="right"/>
                    <w:rPr>
                      <w:rFonts w:cs="Times New Roman"/>
                    </w:rPr>
                  </w:pPr>
                </w:p>
              </w:tc>
            </w:tr>
          </w:tbl>
          <w:p w14:paraId="2E3C90E8" w14:textId="77777777" w:rsidR="007C3DBA" w:rsidRPr="0084048C" w:rsidRDefault="007C3DBA" w:rsidP="007C3DBA">
            <w:pPr>
              <w:contextualSpacing/>
              <w:rPr>
                <w:rFonts w:cs="Times New Roman"/>
              </w:rPr>
            </w:pPr>
          </w:p>
        </w:tc>
        <w:tc>
          <w:tcPr>
            <w:tcW w:w="2419" w:type="dxa"/>
          </w:tcPr>
          <w:p w14:paraId="648FDBB0" w14:textId="306472D0" w:rsidR="007C3DBA" w:rsidRPr="0084048C" w:rsidRDefault="00F1583F" w:rsidP="004F2439">
            <w:pPr>
              <w:rPr>
                <w:rFonts w:cs="Times New Roman"/>
              </w:rPr>
            </w:pPr>
            <w:r>
              <w:rPr>
                <w:rFonts w:cs="Times New Roman"/>
              </w:rPr>
              <w:t xml:space="preserve">  4.0 +/- 1.7</w:t>
            </w:r>
          </w:p>
        </w:tc>
        <w:tc>
          <w:tcPr>
            <w:tcW w:w="1265" w:type="dxa"/>
          </w:tcPr>
          <w:p w14:paraId="7DEBCCBF" w14:textId="77777777" w:rsidR="007C3DBA" w:rsidRPr="0084048C" w:rsidRDefault="007C3DBA" w:rsidP="007C3DBA">
            <w:pPr>
              <w:contextualSpacing/>
              <w:rPr>
                <w:rFonts w:cs="Times New Roman"/>
              </w:rPr>
            </w:pPr>
          </w:p>
        </w:tc>
      </w:tr>
      <w:tr w:rsidR="007C3DBA" w:rsidRPr="0084048C" w14:paraId="2C205F9E" w14:textId="77777777" w:rsidTr="00972CBA">
        <w:trPr>
          <w:trHeight w:hRule="exact" w:val="288"/>
        </w:trPr>
        <w:tc>
          <w:tcPr>
            <w:tcW w:w="3060" w:type="dxa"/>
            <w:gridSpan w:val="2"/>
          </w:tcPr>
          <w:p w14:paraId="4B3D0866" w14:textId="77777777" w:rsidR="007C3DBA" w:rsidRPr="0084048C" w:rsidRDefault="007C3DBA" w:rsidP="007F74D9">
            <w:pPr>
              <w:ind w:left="720"/>
              <w:contextualSpacing/>
              <w:rPr>
                <w:rFonts w:cs="Times New Roman"/>
              </w:rPr>
            </w:pPr>
            <w:r w:rsidRPr="0084048C">
              <w:rPr>
                <w:rFonts w:cs="Times New Roman"/>
              </w:rPr>
              <w:t>TG</w:t>
            </w:r>
            <w:r w:rsidR="00455F05" w:rsidRPr="0084048C">
              <w:rPr>
                <w:rFonts w:cs="Times New Roman"/>
              </w:rPr>
              <w:t xml:space="preserve"> (mg/dl)</w:t>
            </w:r>
          </w:p>
        </w:tc>
        <w:tc>
          <w:tcPr>
            <w:tcW w:w="2616" w:type="dxa"/>
          </w:tcPr>
          <w:tbl>
            <w:tblPr>
              <w:tblW w:w="2138" w:type="dxa"/>
              <w:tblLayout w:type="fixed"/>
              <w:tblCellMar>
                <w:top w:w="15" w:type="dxa"/>
                <w:bottom w:w="15" w:type="dxa"/>
              </w:tblCellMar>
              <w:tblLook w:val="04A0" w:firstRow="1" w:lastRow="0" w:firstColumn="1" w:lastColumn="0" w:noHBand="0" w:noVBand="1"/>
            </w:tblPr>
            <w:tblGrid>
              <w:gridCol w:w="2138"/>
            </w:tblGrid>
            <w:tr w:rsidR="007C3DBA" w:rsidRPr="0084048C" w14:paraId="3D8E4A9C" w14:textId="77777777" w:rsidTr="001B78EB">
              <w:trPr>
                <w:trHeight w:val="250"/>
              </w:trPr>
              <w:tc>
                <w:tcPr>
                  <w:tcW w:w="2138" w:type="dxa"/>
                  <w:tcBorders>
                    <w:top w:val="nil"/>
                    <w:left w:val="nil"/>
                    <w:bottom w:val="nil"/>
                    <w:right w:val="nil"/>
                  </w:tcBorders>
                  <w:noWrap/>
                  <w:vAlign w:val="bottom"/>
                  <w:hideMark/>
                </w:tcPr>
                <w:p w14:paraId="7F781A1A" w14:textId="6A037564" w:rsidR="007C3DBA" w:rsidRPr="0084048C" w:rsidRDefault="00F1583F" w:rsidP="001B78EB">
                  <w:pPr>
                    <w:spacing w:after="0" w:line="240" w:lineRule="auto"/>
                    <w:rPr>
                      <w:rFonts w:cs="Times New Roman"/>
                    </w:rPr>
                  </w:pPr>
                  <w:r>
                    <w:rPr>
                      <w:rFonts w:cs="Times New Roman"/>
                    </w:rPr>
                    <w:t>100.4+/- 62.0</w:t>
                  </w:r>
                </w:p>
              </w:tc>
            </w:tr>
            <w:tr w:rsidR="007C3DBA" w:rsidRPr="0084048C" w14:paraId="704DD31A" w14:textId="77777777" w:rsidTr="001B78EB">
              <w:trPr>
                <w:trHeight w:val="250"/>
              </w:trPr>
              <w:tc>
                <w:tcPr>
                  <w:tcW w:w="2138" w:type="dxa"/>
                  <w:tcBorders>
                    <w:top w:val="nil"/>
                    <w:left w:val="nil"/>
                    <w:bottom w:val="nil"/>
                    <w:right w:val="nil"/>
                  </w:tcBorders>
                  <w:noWrap/>
                  <w:vAlign w:val="bottom"/>
                  <w:hideMark/>
                </w:tcPr>
                <w:p w14:paraId="16D1238F" w14:textId="77777777" w:rsidR="007C3DBA" w:rsidRPr="0084048C" w:rsidRDefault="007C3DBA" w:rsidP="007C3DBA">
                  <w:pPr>
                    <w:spacing w:after="0" w:line="240" w:lineRule="auto"/>
                    <w:jc w:val="right"/>
                    <w:rPr>
                      <w:rFonts w:cs="Times New Roman"/>
                    </w:rPr>
                  </w:pPr>
                </w:p>
              </w:tc>
            </w:tr>
          </w:tbl>
          <w:p w14:paraId="74A88873" w14:textId="77777777" w:rsidR="007C3DBA" w:rsidRPr="0084048C" w:rsidRDefault="007C3DBA" w:rsidP="007C3DBA">
            <w:pPr>
              <w:contextualSpacing/>
              <w:rPr>
                <w:rFonts w:cs="Times New Roman"/>
              </w:rPr>
            </w:pPr>
          </w:p>
        </w:tc>
        <w:tc>
          <w:tcPr>
            <w:tcW w:w="2419" w:type="dxa"/>
          </w:tcPr>
          <w:tbl>
            <w:tblPr>
              <w:tblW w:w="1949" w:type="dxa"/>
              <w:tblLayout w:type="fixed"/>
              <w:tblCellMar>
                <w:top w:w="15" w:type="dxa"/>
                <w:bottom w:w="15" w:type="dxa"/>
              </w:tblCellMar>
              <w:tblLook w:val="04A0" w:firstRow="1" w:lastRow="0" w:firstColumn="1" w:lastColumn="0" w:noHBand="0" w:noVBand="1"/>
            </w:tblPr>
            <w:tblGrid>
              <w:gridCol w:w="1198"/>
              <w:gridCol w:w="751"/>
            </w:tblGrid>
            <w:tr w:rsidR="007C3DBA" w:rsidRPr="0084048C" w14:paraId="6C773F47" w14:textId="77777777" w:rsidTr="000505D1">
              <w:trPr>
                <w:trHeight w:val="250"/>
              </w:trPr>
              <w:tc>
                <w:tcPr>
                  <w:tcW w:w="1949" w:type="dxa"/>
                  <w:gridSpan w:val="2"/>
                  <w:tcBorders>
                    <w:top w:val="nil"/>
                    <w:left w:val="nil"/>
                    <w:bottom w:val="nil"/>
                    <w:right w:val="nil"/>
                  </w:tcBorders>
                  <w:noWrap/>
                  <w:vAlign w:val="bottom"/>
                  <w:hideMark/>
                </w:tcPr>
                <w:p w14:paraId="0087954C" w14:textId="69230110" w:rsidR="007C3DBA" w:rsidRPr="0084048C" w:rsidRDefault="007C3DBA" w:rsidP="004F2439">
                  <w:pPr>
                    <w:spacing w:after="0" w:line="240" w:lineRule="auto"/>
                    <w:rPr>
                      <w:rFonts w:cs="Times New Roman"/>
                    </w:rPr>
                  </w:pPr>
                  <w:r w:rsidRPr="0084048C">
                    <w:rPr>
                      <w:rFonts w:cs="Times New Roman"/>
                    </w:rPr>
                    <w:t>205</w:t>
                  </w:r>
                  <w:r w:rsidR="00F1583F">
                    <w:rPr>
                      <w:rFonts w:cs="Times New Roman"/>
                    </w:rPr>
                    <w:t>.0 +/- 139.4</w:t>
                  </w:r>
                </w:p>
              </w:tc>
            </w:tr>
            <w:tr w:rsidR="007C3DBA" w:rsidRPr="0084048C" w14:paraId="24A99531" w14:textId="77777777" w:rsidTr="000505D1">
              <w:trPr>
                <w:gridAfter w:val="1"/>
                <w:wAfter w:w="751" w:type="dxa"/>
                <w:trHeight w:val="250"/>
              </w:trPr>
              <w:tc>
                <w:tcPr>
                  <w:tcW w:w="1198" w:type="dxa"/>
                  <w:tcBorders>
                    <w:top w:val="nil"/>
                    <w:left w:val="nil"/>
                    <w:bottom w:val="nil"/>
                    <w:right w:val="nil"/>
                  </w:tcBorders>
                  <w:noWrap/>
                  <w:vAlign w:val="bottom"/>
                  <w:hideMark/>
                </w:tcPr>
                <w:p w14:paraId="35C36940" w14:textId="77777777" w:rsidR="007C3DBA" w:rsidRPr="0084048C" w:rsidRDefault="007C3DBA" w:rsidP="004F2439">
                  <w:pPr>
                    <w:spacing w:after="0" w:line="240" w:lineRule="auto"/>
                    <w:rPr>
                      <w:rFonts w:cs="Times New Roman"/>
                    </w:rPr>
                  </w:pPr>
                </w:p>
              </w:tc>
            </w:tr>
          </w:tbl>
          <w:p w14:paraId="18CD4395" w14:textId="77777777" w:rsidR="007C3DBA" w:rsidRPr="0084048C" w:rsidRDefault="007C3DBA" w:rsidP="004F2439">
            <w:pPr>
              <w:rPr>
                <w:rFonts w:cs="Times New Roman"/>
              </w:rPr>
            </w:pPr>
          </w:p>
        </w:tc>
        <w:tc>
          <w:tcPr>
            <w:tcW w:w="1265" w:type="dxa"/>
          </w:tcPr>
          <w:p w14:paraId="15A6693F" w14:textId="77777777" w:rsidR="007C3DBA" w:rsidRPr="0084048C" w:rsidRDefault="007C3DBA" w:rsidP="007C3DBA">
            <w:pPr>
              <w:contextualSpacing/>
              <w:rPr>
                <w:rFonts w:cs="Times New Roman"/>
              </w:rPr>
            </w:pPr>
          </w:p>
        </w:tc>
      </w:tr>
      <w:tr w:rsidR="007C3DBA" w:rsidRPr="0084048C" w14:paraId="61108C60" w14:textId="77777777" w:rsidTr="00972CBA">
        <w:trPr>
          <w:trHeight w:hRule="exact" w:val="288"/>
        </w:trPr>
        <w:tc>
          <w:tcPr>
            <w:tcW w:w="3060" w:type="dxa"/>
            <w:gridSpan w:val="2"/>
          </w:tcPr>
          <w:p w14:paraId="7101000B" w14:textId="77777777" w:rsidR="007C3DBA" w:rsidRPr="0084048C" w:rsidRDefault="007C3DBA" w:rsidP="007F74D9">
            <w:pPr>
              <w:ind w:left="720"/>
              <w:contextualSpacing/>
              <w:rPr>
                <w:rFonts w:cs="Times New Roman"/>
              </w:rPr>
            </w:pPr>
            <w:r w:rsidRPr="0084048C">
              <w:rPr>
                <w:rFonts w:cs="Times New Roman"/>
              </w:rPr>
              <w:t>ApoB</w:t>
            </w:r>
            <w:r w:rsidR="00455F05" w:rsidRPr="0084048C">
              <w:rPr>
                <w:rFonts w:cs="Times New Roman"/>
              </w:rPr>
              <w:t xml:space="preserve"> (mg/dl)</w:t>
            </w:r>
          </w:p>
        </w:tc>
        <w:tc>
          <w:tcPr>
            <w:tcW w:w="2616" w:type="dxa"/>
          </w:tcPr>
          <w:tbl>
            <w:tblPr>
              <w:tblW w:w="3109" w:type="dxa"/>
              <w:tblLayout w:type="fixed"/>
              <w:tblCellMar>
                <w:top w:w="15" w:type="dxa"/>
                <w:bottom w:w="15" w:type="dxa"/>
              </w:tblCellMar>
              <w:tblLook w:val="04A0" w:firstRow="1" w:lastRow="0" w:firstColumn="1" w:lastColumn="0" w:noHBand="0" w:noVBand="1"/>
            </w:tblPr>
            <w:tblGrid>
              <w:gridCol w:w="3109"/>
            </w:tblGrid>
            <w:tr w:rsidR="007C3DBA" w:rsidRPr="0084048C" w14:paraId="134F5ECB" w14:textId="77777777" w:rsidTr="007F74D9">
              <w:trPr>
                <w:trHeight w:val="250"/>
              </w:trPr>
              <w:tc>
                <w:tcPr>
                  <w:tcW w:w="3109" w:type="dxa"/>
                  <w:tcBorders>
                    <w:top w:val="nil"/>
                    <w:left w:val="nil"/>
                    <w:bottom w:val="nil"/>
                    <w:right w:val="nil"/>
                  </w:tcBorders>
                  <w:noWrap/>
                  <w:vAlign w:val="bottom"/>
                  <w:hideMark/>
                </w:tcPr>
                <w:p w14:paraId="4E6BA96B" w14:textId="7FC528F1" w:rsidR="007C3DBA" w:rsidRPr="0084048C" w:rsidRDefault="00F1583F" w:rsidP="004F2439">
                  <w:pPr>
                    <w:spacing w:after="0" w:line="240" w:lineRule="auto"/>
                    <w:rPr>
                      <w:rFonts w:cs="Times New Roman"/>
                    </w:rPr>
                  </w:pPr>
                  <w:r>
                    <w:rPr>
                      <w:rFonts w:cs="Times New Roman"/>
                    </w:rPr>
                    <w:t>91.3 +/- 41.3</w:t>
                  </w:r>
                </w:p>
              </w:tc>
            </w:tr>
            <w:tr w:rsidR="007C3DBA" w:rsidRPr="0084048C" w14:paraId="42869F19" w14:textId="77777777" w:rsidTr="007F74D9">
              <w:trPr>
                <w:trHeight w:val="250"/>
              </w:trPr>
              <w:tc>
                <w:tcPr>
                  <w:tcW w:w="3109" w:type="dxa"/>
                  <w:tcBorders>
                    <w:top w:val="nil"/>
                    <w:left w:val="nil"/>
                    <w:bottom w:val="nil"/>
                    <w:right w:val="nil"/>
                  </w:tcBorders>
                  <w:noWrap/>
                  <w:vAlign w:val="bottom"/>
                  <w:hideMark/>
                </w:tcPr>
                <w:p w14:paraId="66F43AF4" w14:textId="77777777" w:rsidR="007C3DBA" w:rsidRPr="0084048C" w:rsidRDefault="007C3DBA" w:rsidP="004F2439">
                  <w:pPr>
                    <w:spacing w:after="0" w:line="240" w:lineRule="auto"/>
                    <w:rPr>
                      <w:rFonts w:cs="Times New Roman"/>
                    </w:rPr>
                  </w:pPr>
                </w:p>
              </w:tc>
            </w:tr>
          </w:tbl>
          <w:p w14:paraId="4192509B" w14:textId="77777777" w:rsidR="007C3DBA" w:rsidRPr="0084048C" w:rsidRDefault="007C3DBA" w:rsidP="007C3DBA">
            <w:pPr>
              <w:rPr>
                <w:rFonts w:cs="Times New Roman"/>
              </w:rPr>
            </w:pPr>
          </w:p>
        </w:tc>
        <w:tc>
          <w:tcPr>
            <w:tcW w:w="2419" w:type="dxa"/>
          </w:tcPr>
          <w:tbl>
            <w:tblPr>
              <w:tblW w:w="1949" w:type="dxa"/>
              <w:tblLayout w:type="fixed"/>
              <w:tblCellMar>
                <w:top w:w="15" w:type="dxa"/>
                <w:bottom w:w="15" w:type="dxa"/>
              </w:tblCellMar>
              <w:tblLook w:val="04A0" w:firstRow="1" w:lastRow="0" w:firstColumn="1" w:lastColumn="0" w:noHBand="0" w:noVBand="1"/>
            </w:tblPr>
            <w:tblGrid>
              <w:gridCol w:w="1949"/>
            </w:tblGrid>
            <w:tr w:rsidR="007C3DBA" w:rsidRPr="0084048C" w14:paraId="05277FAF" w14:textId="77777777" w:rsidTr="004F2439">
              <w:trPr>
                <w:trHeight w:val="250"/>
              </w:trPr>
              <w:tc>
                <w:tcPr>
                  <w:tcW w:w="1949" w:type="dxa"/>
                  <w:tcBorders>
                    <w:top w:val="nil"/>
                    <w:left w:val="nil"/>
                    <w:bottom w:val="nil"/>
                    <w:right w:val="nil"/>
                  </w:tcBorders>
                  <w:noWrap/>
                  <w:vAlign w:val="bottom"/>
                  <w:hideMark/>
                </w:tcPr>
                <w:p w14:paraId="252B31F0" w14:textId="144D3DB1" w:rsidR="007C3DBA" w:rsidRPr="0084048C" w:rsidRDefault="00F1583F" w:rsidP="004F2439">
                  <w:pPr>
                    <w:spacing w:after="0" w:line="240" w:lineRule="auto"/>
                    <w:rPr>
                      <w:rFonts w:cs="Times New Roman"/>
                    </w:rPr>
                  </w:pPr>
                  <w:r>
                    <w:rPr>
                      <w:rFonts w:cs="Times New Roman"/>
                    </w:rPr>
                    <w:t>91.2 +/-  41.1</w:t>
                  </w:r>
                </w:p>
              </w:tc>
            </w:tr>
            <w:tr w:rsidR="007C3DBA" w:rsidRPr="0084048C" w14:paraId="366E45A7" w14:textId="77777777" w:rsidTr="004F2439">
              <w:trPr>
                <w:trHeight w:val="250"/>
              </w:trPr>
              <w:tc>
                <w:tcPr>
                  <w:tcW w:w="1949" w:type="dxa"/>
                  <w:tcBorders>
                    <w:top w:val="nil"/>
                    <w:left w:val="nil"/>
                    <w:bottom w:val="nil"/>
                    <w:right w:val="nil"/>
                  </w:tcBorders>
                  <w:noWrap/>
                  <w:vAlign w:val="bottom"/>
                  <w:hideMark/>
                </w:tcPr>
                <w:p w14:paraId="575A1897" w14:textId="77777777" w:rsidR="007C3DBA" w:rsidRPr="0084048C" w:rsidRDefault="007C3DBA" w:rsidP="004F2439">
                  <w:pPr>
                    <w:spacing w:after="0" w:line="240" w:lineRule="auto"/>
                    <w:rPr>
                      <w:rFonts w:cs="Times New Roman"/>
                    </w:rPr>
                  </w:pPr>
                </w:p>
              </w:tc>
            </w:tr>
          </w:tbl>
          <w:p w14:paraId="3F72E79E" w14:textId="77777777" w:rsidR="007C3DBA" w:rsidRPr="0084048C" w:rsidRDefault="007C3DBA" w:rsidP="004F2439">
            <w:pPr>
              <w:contextualSpacing/>
              <w:rPr>
                <w:rFonts w:cs="Times New Roman"/>
              </w:rPr>
            </w:pPr>
          </w:p>
        </w:tc>
        <w:tc>
          <w:tcPr>
            <w:tcW w:w="1265" w:type="dxa"/>
          </w:tcPr>
          <w:p w14:paraId="362C6AF8" w14:textId="77777777" w:rsidR="007C3DBA" w:rsidRPr="0084048C" w:rsidRDefault="007C3DBA" w:rsidP="007C3DBA">
            <w:pPr>
              <w:contextualSpacing/>
              <w:rPr>
                <w:rFonts w:cs="Times New Roman"/>
              </w:rPr>
            </w:pPr>
          </w:p>
        </w:tc>
      </w:tr>
      <w:tr w:rsidR="007C3DBA" w:rsidRPr="0084048C" w14:paraId="0C4A4402" w14:textId="77777777" w:rsidTr="00972CBA">
        <w:trPr>
          <w:trHeight w:hRule="exact" w:val="288"/>
        </w:trPr>
        <w:tc>
          <w:tcPr>
            <w:tcW w:w="3060" w:type="dxa"/>
            <w:gridSpan w:val="2"/>
          </w:tcPr>
          <w:p w14:paraId="52E62860" w14:textId="77777777" w:rsidR="007C3DBA" w:rsidRPr="0084048C" w:rsidRDefault="00455F05" w:rsidP="007F74D9">
            <w:pPr>
              <w:ind w:left="720"/>
              <w:contextualSpacing/>
              <w:rPr>
                <w:rFonts w:cs="Times New Roman"/>
              </w:rPr>
            </w:pPr>
            <w:r w:rsidRPr="0084048C">
              <w:rPr>
                <w:rFonts w:cs="Times New Roman"/>
              </w:rPr>
              <w:t xml:space="preserve">Non-HDL </w:t>
            </w:r>
            <w:r w:rsidR="00F00FD7" w:rsidRPr="0084048C">
              <w:rPr>
                <w:rFonts w:cs="Times New Roman"/>
              </w:rPr>
              <w:t>Chol (</w:t>
            </w:r>
            <w:r w:rsidRPr="0084048C">
              <w:rPr>
                <w:rFonts w:cs="Times New Roman"/>
              </w:rPr>
              <w:t>mg/dl)</w:t>
            </w:r>
          </w:p>
        </w:tc>
        <w:tc>
          <w:tcPr>
            <w:tcW w:w="2616" w:type="dxa"/>
          </w:tcPr>
          <w:tbl>
            <w:tblPr>
              <w:tblW w:w="1868" w:type="dxa"/>
              <w:tblLayout w:type="fixed"/>
              <w:tblCellMar>
                <w:top w:w="15" w:type="dxa"/>
                <w:bottom w:w="15" w:type="dxa"/>
              </w:tblCellMar>
              <w:tblLook w:val="04A0" w:firstRow="1" w:lastRow="0" w:firstColumn="1" w:lastColumn="0" w:noHBand="0" w:noVBand="1"/>
            </w:tblPr>
            <w:tblGrid>
              <w:gridCol w:w="1868"/>
            </w:tblGrid>
            <w:tr w:rsidR="007C3DBA" w:rsidRPr="0084048C" w14:paraId="57C282B4" w14:textId="77777777" w:rsidTr="004F2439">
              <w:trPr>
                <w:trHeight w:val="250"/>
              </w:trPr>
              <w:tc>
                <w:tcPr>
                  <w:tcW w:w="1868" w:type="dxa"/>
                  <w:tcBorders>
                    <w:top w:val="nil"/>
                    <w:left w:val="nil"/>
                    <w:bottom w:val="nil"/>
                    <w:right w:val="nil"/>
                  </w:tcBorders>
                  <w:noWrap/>
                  <w:vAlign w:val="bottom"/>
                  <w:hideMark/>
                </w:tcPr>
                <w:p w14:paraId="62A7BB1F" w14:textId="6D22A021" w:rsidR="007C3DBA" w:rsidRPr="0084048C" w:rsidRDefault="00F1583F" w:rsidP="004F2439">
                  <w:pPr>
                    <w:spacing w:after="0" w:line="240" w:lineRule="auto"/>
                    <w:rPr>
                      <w:rFonts w:cs="Times New Roman"/>
                    </w:rPr>
                  </w:pPr>
                  <w:r>
                    <w:rPr>
                      <w:rFonts w:cs="Times New Roman"/>
                    </w:rPr>
                    <w:t>148.8 +/- 69.4</w:t>
                  </w:r>
                </w:p>
              </w:tc>
            </w:tr>
            <w:tr w:rsidR="007C3DBA" w:rsidRPr="0084048C" w14:paraId="65CFF138" w14:textId="77777777" w:rsidTr="004F2439">
              <w:trPr>
                <w:trHeight w:val="250"/>
              </w:trPr>
              <w:tc>
                <w:tcPr>
                  <w:tcW w:w="1868" w:type="dxa"/>
                  <w:tcBorders>
                    <w:top w:val="nil"/>
                    <w:left w:val="nil"/>
                    <w:bottom w:val="nil"/>
                    <w:right w:val="nil"/>
                  </w:tcBorders>
                  <w:noWrap/>
                  <w:vAlign w:val="bottom"/>
                  <w:hideMark/>
                </w:tcPr>
                <w:p w14:paraId="5C1D298D" w14:textId="77777777" w:rsidR="007C3DBA" w:rsidRPr="0084048C" w:rsidRDefault="007C3DBA" w:rsidP="007C3DBA">
                  <w:pPr>
                    <w:spacing w:after="0" w:line="240" w:lineRule="auto"/>
                    <w:jc w:val="right"/>
                    <w:rPr>
                      <w:rFonts w:cs="Times New Roman"/>
                    </w:rPr>
                  </w:pPr>
                </w:p>
              </w:tc>
            </w:tr>
          </w:tbl>
          <w:p w14:paraId="7565D9DE" w14:textId="77777777" w:rsidR="007C3DBA" w:rsidRPr="0084048C" w:rsidRDefault="007C3DBA" w:rsidP="007C3DBA">
            <w:pPr>
              <w:rPr>
                <w:rFonts w:cs="Times New Roman"/>
              </w:rPr>
            </w:pPr>
          </w:p>
        </w:tc>
        <w:tc>
          <w:tcPr>
            <w:tcW w:w="2419" w:type="dxa"/>
          </w:tcPr>
          <w:tbl>
            <w:tblPr>
              <w:tblW w:w="1859" w:type="dxa"/>
              <w:tblLayout w:type="fixed"/>
              <w:tblCellMar>
                <w:top w:w="15" w:type="dxa"/>
                <w:bottom w:w="15" w:type="dxa"/>
              </w:tblCellMar>
              <w:tblLook w:val="04A0" w:firstRow="1" w:lastRow="0" w:firstColumn="1" w:lastColumn="0" w:noHBand="0" w:noVBand="1"/>
            </w:tblPr>
            <w:tblGrid>
              <w:gridCol w:w="1859"/>
            </w:tblGrid>
            <w:tr w:rsidR="007C3DBA" w:rsidRPr="0084048C" w14:paraId="1ABCDA80" w14:textId="77777777" w:rsidTr="004F2439">
              <w:trPr>
                <w:trHeight w:val="250"/>
              </w:trPr>
              <w:tc>
                <w:tcPr>
                  <w:tcW w:w="1859" w:type="dxa"/>
                  <w:tcBorders>
                    <w:top w:val="nil"/>
                    <w:left w:val="nil"/>
                    <w:bottom w:val="nil"/>
                    <w:right w:val="nil"/>
                  </w:tcBorders>
                  <w:noWrap/>
                  <w:vAlign w:val="bottom"/>
                  <w:hideMark/>
                </w:tcPr>
                <w:p w14:paraId="5F640266" w14:textId="07A56F56" w:rsidR="007C3DBA" w:rsidRPr="0084048C" w:rsidRDefault="00F1583F" w:rsidP="004F2439">
                  <w:pPr>
                    <w:spacing w:after="0" w:line="240" w:lineRule="auto"/>
                    <w:rPr>
                      <w:rFonts w:cs="Times New Roman"/>
                    </w:rPr>
                  </w:pPr>
                  <w:r>
                    <w:rPr>
                      <w:rFonts w:cs="Times New Roman"/>
                    </w:rPr>
                    <w:t>149.3 +/- 70.7</w:t>
                  </w:r>
                </w:p>
              </w:tc>
            </w:tr>
            <w:tr w:rsidR="007C3DBA" w:rsidRPr="0084048C" w14:paraId="4240D12C" w14:textId="77777777" w:rsidTr="004F2439">
              <w:trPr>
                <w:trHeight w:val="250"/>
              </w:trPr>
              <w:tc>
                <w:tcPr>
                  <w:tcW w:w="1859" w:type="dxa"/>
                  <w:tcBorders>
                    <w:top w:val="nil"/>
                    <w:left w:val="nil"/>
                    <w:bottom w:val="nil"/>
                    <w:right w:val="nil"/>
                  </w:tcBorders>
                  <w:noWrap/>
                  <w:vAlign w:val="bottom"/>
                  <w:hideMark/>
                </w:tcPr>
                <w:p w14:paraId="5A171300" w14:textId="77777777" w:rsidR="007C3DBA" w:rsidRPr="0084048C" w:rsidRDefault="007C3DBA" w:rsidP="004F2439">
                  <w:pPr>
                    <w:spacing w:after="0" w:line="240" w:lineRule="auto"/>
                    <w:rPr>
                      <w:rFonts w:cs="Times New Roman"/>
                    </w:rPr>
                  </w:pPr>
                </w:p>
              </w:tc>
            </w:tr>
          </w:tbl>
          <w:p w14:paraId="4BA56D95" w14:textId="77777777" w:rsidR="007C3DBA" w:rsidRPr="0084048C" w:rsidRDefault="007C3DBA" w:rsidP="004F2439">
            <w:pPr>
              <w:rPr>
                <w:rFonts w:cs="Times New Roman"/>
              </w:rPr>
            </w:pPr>
          </w:p>
        </w:tc>
        <w:tc>
          <w:tcPr>
            <w:tcW w:w="1265" w:type="dxa"/>
          </w:tcPr>
          <w:p w14:paraId="2469DCD9" w14:textId="77777777" w:rsidR="007C3DBA" w:rsidRPr="0084048C" w:rsidRDefault="007C3DBA" w:rsidP="007C3DBA">
            <w:pPr>
              <w:contextualSpacing/>
              <w:rPr>
                <w:rFonts w:cs="Times New Roman"/>
              </w:rPr>
            </w:pPr>
          </w:p>
        </w:tc>
      </w:tr>
      <w:tr w:rsidR="007C3DBA" w:rsidRPr="0084048C" w14:paraId="7AF80A9D" w14:textId="77777777" w:rsidTr="00891C25">
        <w:trPr>
          <w:trHeight w:hRule="exact" w:val="288"/>
        </w:trPr>
        <w:tc>
          <w:tcPr>
            <w:tcW w:w="3060" w:type="dxa"/>
            <w:gridSpan w:val="2"/>
          </w:tcPr>
          <w:p w14:paraId="181FA5AB" w14:textId="77777777" w:rsidR="007C3DBA" w:rsidRPr="0084048C" w:rsidRDefault="007C3DBA" w:rsidP="007F74D9">
            <w:pPr>
              <w:ind w:left="720"/>
              <w:contextualSpacing/>
              <w:rPr>
                <w:rFonts w:cs="Times New Roman"/>
              </w:rPr>
            </w:pPr>
            <w:r w:rsidRPr="0084048C">
              <w:rPr>
                <w:rFonts w:cs="Times New Roman"/>
              </w:rPr>
              <w:t>TC</w:t>
            </w:r>
            <w:r w:rsidR="00455F05" w:rsidRPr="0084048C">
              <w:rPr>
                <w:rFonts w:cs="Times New Roman"/>
              </w:rPr>
              <w:t xml:space="preserve"> (mg/dl)</w:t>
            </w:r>
          </w:p>
        </w:tc>
        <w:tc>
          <w:tcPr>
            <w:tcW w:w="2616" w:type="dxa"/>
          </w:tcPr>
          <w:tbl>
            <w:tblPr>
              <w:tblW w:w="2048" w:type="dxa"/>
              <w:tblLayout w:type="fixed"/>
              <w:tblCellMar>
                <w:top w:w="15" w:type="dxa"/>
                <w:bottom w:w="15" w:type="dxa"/>
              </w:tblCellMar>
              <w:tblLook w:val="04A0" w:firstRow="1" w:lastRow="0" w:firstColumn="1" w:lastColumn="0" w:noHBand="0" w:noVBand="1"/>
            </w:tblPr>
            <w:tblGrid>
              <w:gridCol w:w="1598"/>
              <w:gridCol w:w="450"/>
            </w:tblGrid>
            <w:tr w:rsidR="007C3DBA" w:rsidRPr="0084048C" w14:paraId="14332EEB" w14:textId="77777777" w:rsidTr="004F2439">
              <w:trPr>
                <w:trHeight w:val="250"/>
              </w:trPr>
              <w:tc>
                <w:tcPr>
                  <w:tcW w:w="2048" w:type="dxa"/>
                  <w:gridSpan w:val="2"/>
                  <w:tcBorders>
                    <w:top w:val="nil"/>
                    <w:left w:val="nil"/>
                    <w:bottom w:val="nil"/>
                    <w:right w:val="nil"/>
                  </w:tcBorders>
                  <w:noWrap/>
                  <w:vAlign w:val="bottom"/>
                  <w:hideMark/>
                </w:tcPr>
                <w:p w14:paraId="112359A8" w14:textId="289BF4E7" w:rsidR="007C3DBA" w:rsidRPr="0084048C" w:rsidRDefault="007C3DBA" w:rsidP="004F2439">
                  <w:pPr>
                    <w:spacing w:after="0" w:line="240" w:lineRule="auto"/>
                    <w:rPr>
                      <w:rFonts w:cs="Times New Roman"/>
                    </w:rPr>
                  </w:pPr>
                  <w:r w:rsidRPr="0084048C">
                    <w:rPr>
                      <w:rFonts w:cs="Times New Roman"/>
                    </w:rPr>
                    <w:t>207.1</w:t>
                  </w:r>
                  <w:r w:rsidR="00F1583F">
                    <w:rPr>
                      <w:rFonts w:cs="Times New Roman"/>
                    </w:rPr>
                    <w:t xml:space="preserve"> +/- 69.7</w:t>
                  </w:r>
                </w:p>
              </w:tc>
            </w:tr>
            <w:tr w:rsidR="007C3DBA" w:rsidRPr="0084048C" w14:paraId="0E542392" w14:textId="77777777" w:rsidTr="004F2439">
              <w:trPr>
                <w:gridAfter w:val="1"/>
                <w:wAfter w:w="450" w:type="dxa"/>
                <w:trHeight w:val="250"/>
              </w:trPr>
              <w:tc>
                <w:tcPr>
                  <w:tcW w:w="1598" w:type="dxa"/>
                  <w:tcBorders>
                    <w:top w:val="nil"/>
                    <w:left w:val="nil"/>
                    <w:bottom w:val="nil"/>
                    <w:right w:val="nil"/>
                  </w:tcBorders>
                  <w:noWrap/>
                  <w:vAlign w:val="bottom"/>
                  <w:hideMark/>
                </w:tcPr>
                <w:p w14:paraId="0A9B9948" w14:textId="77777777" w:rsidR="007C3DBA" w:rsidRPr="0084048C" w:rsidRDefault="007C3DBA" w:rsidP="007C3DBA">
                  <w:pPr>
                    <w:spacing w:after="0" w:line="240" w:lineRule="auto"/>
                    <w:jc w:val="right"/>
                    <w:rPr>
                      <w:rFonts w:cs="Times New Roman"/>
                    </w:rPr>
                  </w:pPr>
                </w:p>
              </w:tc>
            </w:tr>
          </w:tbl>
          <w:p w14:paraId="4CE5454C" w14:textId="77777777" w:rsidR="007C3DBA" w:rsidRPr="0084048C" w:rsidRDefault="007C3DBA" w:rsidP="007C3DBA">
            <w:pPr>
              <w:rPr>
                <w:rFonts w:cs="Times New Roman"/>
              </w:rPr>
            </w:pPr>
          </w:p>
        </w:tc>
        <w:tc>
          <w:tcPr>
            <w:tcW w:w="2419" w:type="dxa"/>
          </w:tcPr>
          <w:tbl>
            <w:tblPr>
              <w:tblW w:w="1949" w:type="dxa"/>
              <w:tblLayout w:type="fixed"/>
              <w:tblCellMar>
                <w:top w:w="15" w:type="dxa"/>
                <w:bottom w:w="15" w:type="dxa"/>
              </w:tblCellMar>
              <w:tblLook w:val="04A0" w:firstRow="1" w:lastRow="0" w:firstColumn="1" w:lastColumn="0" w:noHBand="0" w:noVBand="1"/>
            </w:tblPr>
            <w:tblGrid>
              <w:gridCol w:w="1949"/>
            </w:tblGrid>
            <w:tr w:rsidR="007C3DBA" w:rsidRPr="0084048C" w14:paraId="2944F697" w14:textId="77777777" w:rsidTr="004F2439">
              <w:trPr>
                <w:trHeight w:val="250"/>
              </w:trPr>
              <w:tc>
                <w:tcPr>
                  <w:tcW w:w="1949" w:type="dxa"/>
                  <w:tcBorders>
                    <w:top w:val="nil"/>
                    <w:left w:val="nil"/>
                    <w:bottom w:val="nil"/>
                    <w:right w:val="nil"/>
                  </w:tcBorders>
                  <w:noWrap/>
                  <w:vAlign w:val="bottom"/>
                  <w:hideMark/>
                </w:tcPr>
                <w:p w14:paraId="12A0435D" w14:textId="7093FB16" w:rsidR="007C3DBA" w:rsidRPr="0084048C" w:rsidRDefault="00F1583F" w:rsidP="004F2439">
                  <w:pPr>
                    <w:spacing w:after="0" w:line="240" w:lineRule="auto"/>
                    <w:rPr>
                      <w:rFonts w:cs="Times New Roman"/>
                    </w:rPr>
                  </w:pPr>
                  <w:r>
                    <w:rPr>
                      <w:rFonts w:cs="Times New Roman"/>
                    </w:rPr>
                    <w:t>204.8 +/- 70.8</w:t>
                  </w:r>
                </w:p>
              </w:tc>
            </w:tr>
            <w:tr w:rsidR="007C3DBA" w:rsidRPr="0084048C" w14:paraId="15433DD7" w14:textId="77777777" w:rsidTr="004F2439">
              <w:trPr>
                <w:trHeight w:val="250"/>
              </w:trPr>
              <w:tc>
                <w:tcPr>
                  <w:tcW w:w="1949" w:type="dxa"/>
                  <w:tcBorders>
                    <w:top w:val="nil"/>
                    <w:left w:val="nil"/>
                    <w:bottom w:val="nil"/>
                    <w:right w:val="nil"/>
                  </w:tcBorders>
                  <w:noWrap/>
                  <w:vAlign w:val="bottom"/>
                  <w:hideMark/>
                </w:tcPr>
                <w:p w14:paraId="55B4D459" w14:textId="77777777" w:rsidR="007C3DBA" w:rsidRPr="0084048C" w:rsidRDefault="007C3DBA" w:rsidP="004F2439">
                  <w:pPr>
                    <w:spacing w:after="0" w:line="240" w:lineRule="auto"/>
                    <w:rPr>
                      <w:rFonts w:cs="Times New Roman"/>
                    </w:rPr>
                  </w:pPr>
                </w:p>
              </w:tc>
            </w:tr>
          </w:tbl>
          <w:p w14:paraId="4FA81CF9" w14:textId="77777777" w:rsidR="007C3DBA" w:rsidRPr="0084048C" w:rsidRDefault="007C3DBA" w:rsidP="004F2439">
            <w:pPr>
              <w:rPr>
                <w:rFonts w:cs="Times New Roman"/>
              </w:rPr>
            </w:pPr>
          </w:p>
        </w:tc>
        <w:tc>
          <w:tcPr>
            <w:tcW w:w="1265" w:type="dxa"/>
          </w:tcPr>
          <w:p w14:paraId="7F6C5B50" w14:textId="77777777" w:rsidR="007C3DBA" w:rsidRPr="0084048C" w:rsidRDefault="007C3DBA" w:rsidP="007C3DBA">
            <w:pPr>
              <w:contextualSpacing/>
              <w:rPr>
                <w:rFonts w:cs="Times New Roman"/>
              </w:rPr>
            </w:pPr>
          </w:p>
        </w:tc>
      </w:tr>
      <w:tr w:rsidR="007C3DBA" w:rsidRPr="0084048C" w14:paraId="4DD8B18A" w14:textId="77777777" w:rsidTr="00891C25">
        <w:trPr>
          <w:trHeight w:hRule="exact" w:val="288"/>
        </w:trPr>
        <w:tc>
          <w:tcPr>
            <w:tcW w:w="3060" w:type="dxa"/>
            <w:gridSpan w:val="2"/>
            <w:tcBorders>
              <w:bottom w:val="single" w:sz="4" w:space="0" w:color="auto"/>
            </w:tcBorders>
          </w:tcPr>
          <w:p w14:paraId="18BC214C" w14:textId="77777777" w:rsidR="007C3DBA" w:rsidRPr="0084048C" w:rsidRDefault="007C3DBA" w:rsidP="007F74D9">
            <w:pPr>
              <w:ind w:left="720"/>
              <w:contextualSpacing/>
              <w:rPr>
                <w:rFonts w:cs="Times New Roman"/>
              </w:rPr>
            </w:pPr>
            <w:r w:rsidRPr="0084048C">
              <w:rPr>
                <w:rFonts w:cs="Times New Roman"/>
              </w:rPr>
              <w:t>TG:HDL</w:t>
            </w:r>
            <w:r w:rsidR="00F76A0C" w:rsidRPr="0084048C">
              <w:rPr>
                <w:rFonts w:cs="Times New Roman"/>
              </w:rPr>
              <w:t>-</w:t>
            </w:r>
            <w:r w:rsidRPr="0084048C">
              <w:rPr>
                <w:rFonts w:cs="Times New Roman"/>
              </w:rPr>
              <w:t xml:space="preserve">C </w:t>
            </w:r>
          </w:p>
        </w:tc>
        <w:tc>
          <w:tcPr>
            <w:tcW w:w="2616" w:type="dxa"/>
            <w:tcBorders>
              <w:bottom w:val="single" w:sz="4" w:space="0" w:color="auto"/>
            </w:tcBorders>
          </w:tcPr>
          <w:tbl>
            <w:tblPr>
              <w:tblW w:w="1868" w:type="dxa"/>
              <w:tblLayout w:type="fixed"/>
              <w:tblCellMar>
                <w:top w:w="15" w:type="dxa"/>
                <w:bottom w:w="15" w:type="dxa"/>
              </w:tblCellMar>
              <w:tblLook w:val="04A0" w:firstRow="1" w:lastRow="0" w:firstColumn="1" w:lastColumn="0" w:noHBand="0" w:noVBand="1"/>
            </w:tblPr>
            <w:tblGrid>
              <w:gridCol w:w="1868"/>
            </w:tblGrid>
            <w:tr w:rsidR="007C3DBA" w:rsidRPr="0084048C" w14:paraId="7860FE3A" w14:textId="77777777" w:rsidTr="00F76A0C">
              <w:trPr>
                <w:trHeight w:val="250"/>
              </w:trPr>
              <w:tc>
                <w:tcPr>
                  <w:tcW w:w="1868" w:type="dxa"/>
                  <w:tcBorders>
                    <w:top w:val="nil"/>
                    <w:left w:val="nil"/>
                    <w:bottom w:val="nil"/>
                    <w:right w:val="nil"/>
                  </w:tcBorders>
                  <w:noWrap/>
                  <w:vAlign w:val="bottom"/>
                  <w:hideMark/>
                </w:tcPr>
                <w:p w14:paraId="0456289F" w14:textId="6DBF14A3" w:rsidR="007C3DBA" w:rsidRPr="0084048C" w:rsidRDefault="00F1583F" w:rsidP="00F76A0C">
                  <w:pPr>
                    <w:spacing w:after="0" w:line="240" w:lineRule="auto"/>
                    <w:rPr>
                      <w:rFonts w:cs="Times New Roman"/>
                    </w:rPr>
                  </w:pPr>
                  <w:r>
                    <w:rPr>
                      <w:rFonts w:cs="Times New Roman"/>
                    </w:rPr>
                    <w:t>2.1 +/- 1.9</w:t>
                  </w:r>
                </w:p>
              </w:tc>
            </w:tr>
            <w:tr w:rsidR="007C3DBA" w:rsidRPr="0084048C" w14:paraId="495CA7AA" w14:textId="77777777" w:rsidTr="00F76A0C">
              <w:trPr>
                <w:trHeight w:val="250"/>
              </w:trPr>
              <w:tc>
                <w:tcPr>
                  <w:tcW w:w="1868" w:type="dxa"/>
                  <w:tcBorders>
                    <w:top w:val="nil"/>
                    <w:left w:val="nil"/>
                    <w:bottom w:val="nil"/>
                    <w:right w:val="nil"/>
                  </w:tcBorders>
                  <w:noWrap/>
                  <w:vAlign w:val="bottom"/>
                  <w:hideMark/>
                </w:tcPr>
                <w:p w14:paraId="3C05E631" w14:textId="77777777" w:rsidR="007C3DBA" w:rsidRPr="0084048C" w:rsidRDefault="007C3DBA" w:rsidP="00F76A0C">
                  <w:pPr>
                    <w:spacing w:after="0" w:line="240" w:lineRule="auto"/>
                    <w:rPr>
                      <w:rFonts w:cs="Times New Roman"/>
                    </w:rPr>
                  </w:pPr>
                </w:p>
              </w:tc>
            </w:tr>
          </w:tbl>
          <w:p w14:paraId="0298F1A3" w14:textId="77777777" w:rsidR="007C3DBA" w:rsidRPr="0084048C" w:rsidRDefault="007C3DBA" w:rsidP="007C3DBA">
            <w:pPr>
              <w:contextualSpacing/>
              <w:rPr>
                <w:rFonts w:cs="Times New Roman"/>
              </w:rPr>
            </w:pPr>
          </w:p>
        </w:tc>
        <w:tc>
          <w:tcPr>
            <w:tcW w:w="2419" w:type="dxa"/>
            <w:tcBorders>
              <w:bottom w:val="single" w:sz="4" w:space="0" w:color="auto"/>
            </w:tcBorders>
          </w:tcPr>
          <w:tbl>
            <w:tblPr>
              <w:tblW w:w="1949" w:type="dxa"/>
              <w:tblLayout w:type="fixed"/>
              <w:tblCellMar>
                <w:top w:w="15" w:type="dxa"/>
                <w:bottom w:w="15" w:type="dxa"/>
              </w:tblCellMar>
              <w:tblLook w:val="04A0" w:firstRow="1" w:lastRow="0" w:firstColumn="1" w:lastColumn="0" w:noHBand="0" w:noVBand="1"/>
            </w:tblPr>
            <w:tblGrid>
              <w:gridCol w:w="1949"/>
            </w:tblGrid>
            <w:tr w:rsidR="007C3DBA" w:rsidRPr="0084048C" w14:paraId="3F7CD8EC" w14:textId="77777777" w:rsidTr="004F2439">
              <w:trPr>
                <w:trHeight w:val="250"/>
              </w:trPr>
              <w:tc>
                <w:tcPr>
                  <w:tcW w:w="1949" w:type="dxa"/>
                  <w:tcBorders>
                    <w:top w:val="nil"/>
                    <w:left w:val="nil"/>
                    <w:bottom w:val="nil"/>
                    <w:right w:val="nil"/>
                  </w:tcBorders>
                  <w:noWrap/>
                  <w:vAlign w:val="bottom"/>
                  <w:hideMark/>
                </w:tcPr>
                <w:p w14:paraId="407ABBA1" w14:textId="21E40083" w:rsidR="007C3DBA" w:rsidRPr="0084048C" w:rsidRDefault="007C3DBA" w:rsidP="004F2439">
                  <w:pPr>
                    <w:spacing w:after="0" w:line="240" w:lineRule="auto"/>
                    <w:rPr>
                      <w:rFonts w:cs="Times New Roman"/>
                    </w:rPr>
                  </w:pPr>
                  <w:r w:rsidRPr="0084048C">
                    <w:rPr>
                      <w:rFonts w:cs="Times New Roman"/>
                    </w:rPr>
                    <w:t>4.4</w:t>
                  </w:r>
                  <w:r w:rsidR="00F1583F">
                    <w:rPr>
                      <w:rFonts w:cs="Times New Roman"/>
                    </w:rPr>
                    <w:t xml:space="preserve"> +/- 3.8</w:t>
                  </w:r>
                </w:p>
              </w:tc>
            </w:tr>
            <w:tr w:rsidR="007C3DBA" w:rsidRPr="0084048C" w14:paraId="4E0CA611" w14:textId="77777777" w:rsidTr="004F2439">
              <w:trPr>
                <w:trHeight w:val="250"/>
              </w:trPr>
              <w:tc>
                <w:tcPr>
                  <w:tcW w:w="1949" w:type="dxa"/>
                  <w:tcBorders>
                    <w:top w:val="nil"/>
                    <w:left w:val="nil"/>
                    <w:bottom w:val="nil"/>
                    <w:right w:val="nil"/>
                  </w:tcBorders>
                  <w:noWrap/>
                  <w:vAlign w:val="bottom"/>
                  <w:hideMark/>
                </w:tcPr>
                <w:p w14:paraId="339AA084" w14:textId="77777777" w:rsidR="007C3DBA" w:rsidRPr="0084048C" w:rsidRDefault="007C3DBA" w:rsidP="004F2439">
                  <w:pPr>
                    <w:spacing w:after="0" w:line="240" w:lineRule="auto"/>
                    <w:rPr>
                      <w:rFonts w:cs="Times New Roman"/>
                    </w:rPr>
                  </w:pPr>
                </w:p>
              </w:tc>
            </w:tr>
          </w:tbl>
          <w:p w14:paraId="564BCA44" w14:textId="77777777" w:rsidR="007C3DBA" w:rsidRPr="0084048C" w:rsidRDefault="007C3DBA" w:rsidP="004F2439">
            <w:pPr>
              <w:contextualSpacing/>
              <w:rPr>
                <w:rFonts w:cs="Times New Roman"/>
              </w:rPr>
            </w:pPr>
          </w:p>
        </w:tc>
        <w:tc>
          <w:tcPr>
            <w:tcW w:w="1265" w:type="dxa"/>
            <w:tcBorders>
              <w:bottom w:val="single" w:sz="4" w:space="0" w:color="auto"/>
            </w:tcBorders>
          </w:tcPr>
          <w:p w14:paraId="349B88B7" w14:textId="77777777" w:rsidR="007C3DBA" w:rsidRPr="0084048C" w:rsidRDefault="007C3DBA" w:rsidP="007C3DBA">
            <w:pPr>
              <w:contextualSpacing/>
              <w:rPr>
                <w:rFonts w:cs="Times New Roman"/>
              </w:rPr>
            </w:pPr>
          </w:p>
        </w:tc>
      </w:tr>
    </w:tbl>
    <w:p w14:paraId="0D1FEBE7" w14:textId="77777777" w:rsidR="00F00FD7" w:rsidRPr="0084048C" w:rsidRDefault="00F00FD7" w:rsidP="00684EED">
      <w:pPr>
        <w:contextualSpacing/>
        <w:rPr>
          <w:rFonts w:cs="Times New Roman"/>
        </w:rPr>
      </w:pPr>
    </w:p>
    <w:p w14:paraId="1CA9BE8F" w14:textId="77777777" w:rsidR="00AD03CA" w:rsidRPr="0084048C" w:rsidRDefault="00486CFA" w:rsidP="00684EED">
      <w:pPr>
        <w:contextualSpacing/>
        <w:rPr>
          <w:rFonts w:cs="Times New Roman"/>
        </w:rPr>
      </w:pPr>
      <w:r w:rsidRPr="0084048C">
        <w:rPr>
          <w:rFonts w:cs="Times New Roman"/>
        </w:rPr>
        <w:t xml:space="preserve">Mean +/- SD </w:t>
      </w:r>
      <w:r w:rsidR="00033C9A" w:rsidRPr="0084048C">
        <w:rPr>
          <w:rFonts w:cs="Times New Roman"/>
        </w:rPr>
        <w:t>N=39 (</w:t>
      </w:r>
      <w:r w:rsidR="007C3DBA" w:rsidRPr="0084048C">
        <w:rPr>
          <w:rFonts w:cs="Times New Roman"/>
        </w:rPr>
        <w:t xml:space="preserve">26 male </w:t>
      </w:r>
      <w:r w:rsidR="00033C9A" w:rsidRPr="0084048C">
        <w:rPr>
          <w:rFonts w:cs="Times New Roman"/>
        </w:rPr>
        <w:t xml:space="preserve">and 13 female) </w:t>
      </w:r>
      <w:r w:rsidR="0044359D" w:rsidRPr="0084048C">
        <w:rPr>
          <w:rFonts w:cs="Times New Roman"/>
        </w:rPr>
        <w:t xml:space="preserve"> </w:t>
      </w:r>
    </w:p>
    <w:p w14:paraId="37002BEC" w14:textId="77777777" w:rsidR="00B4669C" w:rsidRPr="0084048C" w:rsidRDefault="00B4669C" w:rsidP="00684EED">
      <w:pPr>
        <w:contextualSpacing/>
        <w:rPr>
          <w:ins w:id="33" w:author="Tony" w:date="2017-07-28T12:15:00Z"/>
          <w:rFonts w:cs="Times New Roman"/>
        </w:rPr>
      </w:pPr>
    </w:p>
    <w:p w14:paraId="1CA1CA83" w14:textId="77777777" w:rsidR="00684EED" w:rsidRPr="0084048C" w:rsidRDefault="00AD7C26" w:rsidP="00684EED">
      <w:pPr>
        <w:contextualSpacing/>
        <w:rPr>
          <w:rFonts w:cs="Times New Roman"/>
          <w:b/>
        </w:rPr>
      </w:pPr>
      <w:del w:id="34" w:author="Tony" w:date="2017-07-28T12:15:00Z">
        <w:r w:rsidRPr="0084048C" w:rsidDel="00B4669C">
          <w:rPr>
            <w:rFonts w:cs="Times New Roman"/>
          </w:rPr>
          <w:delText xml:space="preserve"> </w:delText>
        </w:r>
      </w:del>
      <w:r w:rsidR="00486CFA" w:rsidRPr="0084048C">
        <w:rPr>
          <w:rFonts w:cs="Times New Roman"/>
          <w:b/>
        </w:rPr>
        <w:t xml:space="preserve">Results: </w:t>
      </w:r>
    </w:p>
    <w:p w14:paraId="05E2CBE6" w14:textId="77777777" w:rsidR="00AD03CA" w:rsidRPr="0084048C" w:rsidRDefault="00486CFA" w:rsidP="00B75E93">
      <w:pPr>
        <w:spacing w:line="240" w:lineRule="auto"/>
        <w:jc w:val="both"/>
        <w:rPr>
          <w:rFonts w:cs="Times New Roman"/>
        </w:rPr>
      </w:pPr>
      <w:r w:rsidRPr="0084048C">
        <w:rPr>
          <w:rFonts w:cs="Times New Roman"/>
        </w:rPr>
        <w:t xml:space="preserve">We observed that PP-TGRL primed a distinct pro- or anti-atherogenic response marked by increase or decrease of VCAM-1 expression from baseline TNF-alpha. Table 2 summarizes the correlation coefficients of the serum biomarkers with the %change of VCAM-1 expression.  Particularly the change in VCAM-1 expression correlated with PP-TG, change in triglycerides in response to the meal (b), Chol:HDL-C (d) and TG:HDL-C ratios (c) (Figure1). Additionally the VCAM-1 expression was higher in subjects with Chol:HDL-C and TG:HDL-C ratio of ratio of 4 or higher.  </w:t>
      </w:r>
      <w:ins w:id="35" w:author="Tony" w:date="2017-08-23T15:03:00Z">
        <w:r w:rsidR="00F713A5" w:rsidRPr="0084048C">
          <w:rPr>
            <w:rFonts w:cs="Times New Roman"/>
          </w:rPr>
          <w:t>In contrast ICAM-1 expression did not correlate with any</w:t>
        </w:r>
      </w:ins>
      <w:ins w:id="36" w:author="Tony" w:date="2017-08-23T15:04:00Z">
        <w:r w:rsidR="00F713A5" w:rsidRPr="0084048C">
          <w:rPr>
            <w:rFonts w:cs="Times New Roman"/>
          </w:rPr>
          <w:t xml:space="preserve"> of these biomarkers. </w:t>
        </w:r>
      </w:ins>
      <w:del w:id="37" w:author="Tony" w:date="2017-08-23T15:04:00Z">
        <w:r w:rsidRPr="0084048C" w:rsidDel="00F713A5">
          <w:rPr>
            <w:rFonts w:cs="Times New Roman"/>
          </w:rPr>
          <w:delText xml:space="preserve">There were no correlations to ICAM-1 expression. </w:delText>
        </w:r>
      </w:del>
    </w:p>
    <w:p w14:paraId="68B4F4E5" w14:textId="77777777" w:rsidR="00AD03CA" w:rsidRPr="0084048C" w:rsidRDefault="00AD03CA" w:rsidP="00684EED">
      <w:pPr>
        <w:contextualSpacing/>
        <w:rPr>
          <w:rFonts w:cs="Times New Roman"/>
        </w:rPr>
      </w:pPr>
    </w:p>
    <w:p w14:paraId="0123D3D4" w14:textId="77777777" w:rsidR="00AD03CA" w:rsidRPr="0084048C" w:rsidRDefault="00AD03CA" w:rsidP="00684EED">
      <w:pPr>
        <w:contextualSpacing/>
        <w:rPr>
          <w:rFonts w:cs="Times New Roman"/>
          <w:i/>
        </w:rPr>
      </w:pPr>
      <w:r w:rsidRPr="0084048C">
        <w:rPr>
          <w:rFonts w:cs="Times New Roman"/>
          <w:b/>
          <w:i/>
        </w:rPr>
        <w:lastRenderedPageBreak/>
        <w:t xml:space="preserve">Table 2: </w:t>
      </w:r>
      <w:r w:rsidRPr="0084048C">
        <w:rPr>
          <w:rFonts w:cs="Times New Roman"/>
          <w:i/>
        </w:rPr>
        <w:t>Correlation of subject characteristics and</w:t>
      </w:r>
      <w:r w:rsidR="00F21986" w:rsidRPr="0084048C">
        <w:rPr>
          <w:rFonts w:cs="Times New Roman"/>
          <w:i/>
        </w:rPr>
        <w:t xml:space="preserve"> TGRL induced VCAM-1 expression</w:t>
      </w:r>
      <w:r w:rsidRPr="0084048C">
        <w:rPr>
          <w:rFonts w:cs="Times New Roman"/>
          <w:i/>
        </w:rPr>
        <w:t xml:space="preserve"> </w:t>
      </w:r>
    </w:p>
    <w:tbl>
      <w:tblPr>
        <w:tblStyle w:val="TableGrid"/>
        <w:tblpPr w:leftFromText="180" w:rightFromText="180" w:vertAnchor="text" w:horzAnchor="page" w:tblpX="919" w:tblpY="157"/>
        <w:tblW w:w="9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240"/>
        <w:gridCol w:w="2900"/>
        <w:gridCol w:w="1510"/>
        <w:gridCol w:w="1510"/>
      </w:tblGrid>
      <w:tr w:rsidR="00972CBA" w:rsidRPr="0084048C" w14:paraId="04CF93C0" w14:textId="77777777" w:rsidTr="00564B48">
        <w:trPr>
          <w:trHeight w:val="573"/>
        </w:trPr>
        <w:tc>
          <w:tcPr>
            <w:tcW w:w="3240" w:type="dxa"/>
            <w:tcBorders>
              <w:top w:val="single" w:sz="4" w:space="0" w:color="auto"/>
              <w:bottom w:val="double" w:sz="4" w:space="0" w:color="auto"/>
            </w:tcBorders>
            <w:hideMark/>
          </w:tcPr>
          <w:p w14:paraId="56822F4D" w14:textId="77777777" w:rsidR="00972CBA" w:rsidRPr="0084048C" w:rsidRDefault="00972CBA" w:rsidP="00972CBA">
            <w:pPr>
              <w:jc w:val="center"/>
              <w:rPr>
                <w:rFonts w:eastAsia="Times New Roman" w:cs="Times New Roman"/>
              </w:rPr>
            </w:pPr>
            <w:r w:rsidRPr="0084048C">
              <w:rPr>
                <w:rFonts w:eastAsia="Times New Roman" w:cs="Times New Roman"/>
                <w:b/>
                <w:bCs/>
                <w:kern w:val="24"/>
              </w:rPr>
              <w:t>Factor</w:t>
            </w:r>
          </w:p>
        </w:tc>
        <w:tc>
          <w:tcPr>
            <w:tcW w:w="2900" w:type="dxa"/>
            <w:tcBorders>
              <w:top w:val="single" w:sz="4" w:space="0" w:color="auto"/>
              <w:bottom w:val="double" w:sz="4" w:space="0" w:color="auto"/>
            </w:tcBorders>
            <w:hideMark/>
          </w:tcPr>
          <w:p w14:paraId="5B5D7B28" w14:textId="77777777" w:rsidR="00972CBA" w:rsidRPr="0084048C" w:rsidRDefault="00972CBA" w:rsidP="00972CBA">
            <w:pPr>
              <w:jc w:val="center"/>
              <w:rPr>
                <w:rFonts w:eastAsia="Times New Roman" w:cs="Times New Roman"/>
                <w:b/>
                <w:bCs/>
                <w:kern w:val="24"/>
              </w:rPr>
            </w:pPr>
            <w:r w:rsidRPr="0084048C">
              <w:rPr>
                <w:rFonts w:eastAsia="Times New Roman" w:cs="Times New Roman"/>
                <w:b/>
                <w:bCs/>
                <w:kern w:val="24"/>
              </w:rPr>
              <w:t>Pearson correlation coefficient</w:t>
            </w:r>
          </w:p>
          <w:p w14:paraId="2C4A9F33" w14:textId="77777777" w:rsidR="00972CBA" w:rsidRPr="0084048C" w:rsidRDefault="00972CBA" w:rsidP="00972CBA">
            <w:pPr>
              <w:jc w:val="center"/>
              <w:rPr>
                <w:rFonts w:eastAsia="Times New Roman" w:cs="Times New Roman"/>
              </w:rPr>
            </w:pPr>
          </w:p>
        </w:tc>
        <w:tc>
          <w:tcPr>
            <w:tcW w:w="1510" w:type="dxa"/>
            <w:tcBorders>
              <w:top w:val="single" w:sz="4" w:space="0" w:color="auto"/>
              <w:bottom w:val="double" w:sz="4" w:space="0" w:color="auto"/>
            </w:tcBorders>
          </w:tcPr>
          <w:p w14:paraId="45CA300F" w14:textId="77777777" w:rsidR="00972CBA" w:rsidRPr="0084048C" w:rsidRDefault="00972CBA" w:rsidP="00972CBA">
            <w:pPr>
              <w:jc w:val="center"/>
              <w:rPr>
                <w:rFonts w:eastAsia="Times New Roman" w:cs="Times New Roman"/>
                <w:b/>
                <w:bCs/>
                <w:kern w:val="24"/>
              </w:rPr>
            </w:pPr>
            <w:r w:rsidRPr="0084048C">
              <w:rPr>
                <w:rFonts w:eastAsia="Times New Roman" w:cs="Times New Roman"/>
                <w:b/>
                <w:bCs/>
                <w:kern w:val="24"/>
              </w:rPr>
              <w:t xml:space="preserve">P-value </w:t>
            </w:r>
          </w:p>
          <w:p w14:paraId="78A282B1" w14:textId="77777777" w:rsidR="00972CBA" w:rsidRPr="0084048C" w:rsidRDefault="00972CBA" w:rsidP="00972CBA">
            <w:pPr>
              <w:jc w:val="center"/>
              <w:rPr>
                <w:rFonts w:eastAsia="Times New Roman" w:cs="Times New Roman"/>
                <w:b/>
                <w:bCs/>
                <w:kern w:val="24"/>
              </w:rPr>
            </w:pPr>
            <w:r w:rsidRPr="0084048C">
              <w:rPr>
                <w:rFonts w:eastAsia="Times New Roman" w:cs="Times New Roman"/>
                <w:b/>
                <w:bCs/>
                <w:kern w:val="24"/>
              </w:rPr>
              <w:t>(two tailed)</w:t>
            </w:r>
          </w:p>
        </w:tc>
        <w:tc>
          <w:tcPr>
            <w:tcW w:w="1510" w:type="dxa"/>
            <w:tcBorders>
              <w:top w:val="single" w:sz="4" w:space="0" w:color="auto"/>
              <w:bottom w:val="double" w:sz="4" w:space="0" w:color="auto"/>
            </w:tcBorders>
          </w:tcPr>
          <w:p w14:paraId="0D7CB8F0" w14:textId="77777777" w:rsidR="00972CBA" w:rsidRPr="0084048C" w:rsidRDefault="00972CBA" w:rsidP="00972CBA">
            <w:pPr>
              <w:jc w:val="center"/>
              <w:rPr>
                <w:rFonts w:eastAsia="Times New Roman" w:cs="Times New Roman"/>
                <w:b/>
                <w:bCs/>
                <w:kern w:val="24"/>
              </w:rPr>
            </w:pPr>
            <w:r w:rsidRPr="0084048C">
              <w:rPr>
                <w:rFonts w:eastAsia="Times New Roman" w:cs="Times New Roman"/>
                <w:b/>
                <w:bCs/>
                <w:kern w:val="24"/>
              </w:rPr>
              <w:t>R</w:t>
            </w:r>
            <w:r w:rsidRPr="0084048C">
              <w:rPr>
                <w:rFonts w:eastAsia="Times New Roman" w:cs="Times New Roman"/>
                <w:b/>
                <w:bCs/>
                <w:kern w:val="24"/>
                <w:vertAlign w:val="superscript"/>
              </w:rPr>
              <w:t>2</w:t>
            </w:r>
          </w:p>
        </w:tc>
      </w:tr>
      <w:tr w:rsidR="00972CBA" w:rsidRPr="0084048C" w14:paraId="2A0C5B0F" w14:textId="77777777" w:rsidTr="00564B48">
        <w:trPr>
          <w:trHeight w:val="144"/>
        </w:trPr>
        <w:tc>
          <w:tcPr>
            <w:tcW w:w="3240" w:type="dxa"/>
            <w:tcBorders>
              <w:top w:val="double" w:sz="4" w:space="0" w:color="auto"/>
            </w:tcBorders>
          </w:tcPr>
          <w:p w14:paraId="2A63E7F2" w14:textId="77777777" w:rsidR="00972CBA" w:rsidRPr="0084048C" w:rsidRDefault="00972CBA" w:rsidP="00972CBA">
            <w:pPr>
              <w:rPr>
                <w:rFonts w:eastAsia="Times New Roman" w:cs="Times New Roman"/>
                <w:bCs/>
                <w:color w:val="000000"/>
                <w:kern w:val="24"/>
              </w:rPr>
            </w:pPr>
            <w:r w:rsidRPr="0084048C">
              <w:rPr>
                <w:rFonts w:eastAsia="Times New Roman" w:cs="Times New Roman"/>
                <w:bCs/>
                <w:color w:val="000000"/>
                <w:kern w:val="24"/>
              </w:rPr>
              <w:t xml:space="preserve">Waist circumference  </w:t>
            </w:r>
          </w:p>
        </w:tc>
        <w:tc>
          <w:tcPr>
            <w:tcW w:w="2900" w:type="dxa"/>
            <w:tcBorders>
              <w:top w:val="double" w:sz="4" w:space="0" w:color="auto"/>
            </w:tcBorders>
          </w:tcPr>
          <w:p w14:paraId="55C5F56C" w14:textId="14A8D69A" w:rsidR="00972CBA" w:rsidRPr="0084048C" w:rsidRDefault="00DF2BB1" w:rsidP="00AD03CA">
            <w:pPr>
              <w:jc w:val="center"/>
              <w:rPr>
                <w:rFonts w:eastAsia="Times New Roman" w:cs="Times New Roman"/>
                <w:bCs/>
                <w:color w:val="000000"/>
                <w:kern w:val="24"/>
              </w:rPr>
            </w:pPr>
            <w:r>
              <w:rPr>
                <w:rFonts w:eastAsia="Times New Roman" w:cs="Times New Roman"/>
                <w:bCs/>
                <w:color w:val="000000"/>
                <w:kern w:val="24"/>
              </w:rPr>
              <w:t>-0.02</w:t>
            </w:r>
          </w:p>
        </w:tc>
        <w:tc>
          <w:tcPr>
            <w:tcW w:w="1510" w:type="dxa"/>
            <w:tcBorders>
              <w:top w:val="double" w:sz="4" w:space="0" w:color="auto"/>
            </w:tcBorders>
          </w:tcPr>
          <w:p w14:paraId="26650727" w14:textId="6C6C3D09" w:rsidR="00972CBA" w:rsidRPr="0084048C" w:rsidRDefault="00CF55A2" w:rsidP="00AD03CA">
            <w:pPr>
              <w:jc w:val="center"/>
              <w:rPr>
                <w:rFonts w:eastAsia="Times New Roman" w:cs="Times New Roman"/>
                <w:bCs/>
                <w:color w:val="000000"/>
                <w:kern w:val="24"/>
              </w:rPr>
            </w:pPr>
            <w:r>
              <w:rPr>
                <w:rFonts w:eastAsia="Times New Roman" w:cs="Times New Roman"/>
                <w:bCs/>
                <w:color w:val="000000"/>
                <w:kern w:val="24"/>
              </w:rPr>
              <w:t>0.89</w:t>
            </w:r>
          </w:p>
        </w:tc>
        <w:tc>
          <w:tcPr>
            <w:tcW w:w="1510" w:type="dxa"/>
            <w:tcBorders>
              <w:top w:val="double" w:sz="4" w:space="0" w:color="auto"/>
            </w:tcBorders>
          </w:tcPr>
          <w:p w14:paraId="0CD0319F" w14:textId="380896A1" w:rsidR="00972CBA" w:rsidRPr="0084048C" w:rsidRDefault="00CF55A2" w:rsidP="00AD03CA">
            <w:pPr>
              <w:jc w:val="center"/>
              <w:rPr>
                <w:rFonts w:eastAsia="Times New Roman" w:cs="Times New Roman"/>
                <w:bCs/>
                <w:color w:val="000000"/>
                <w:kern w:val="24"/>
              </w:rPr>
            </w:pPr>
            <w:r>
              <w:rPr>
                <w:rFonts w:eastAsia="Times New Roman" w:cs="Times New Roman"/>
                <w:bCs/>
                <w:color w:val="000000"/>
                <w:kern w:val="24"/>
              </w:rPr>
              <w:t>0.00</w:t>
            </w:r>
          </w:p>
        </w:tc>
      </w:tr>
      <w:tr w:rsidR="00972CBA" w:rsidRPr="0084048C" w14:paraId="537285F6" w14:textId="77777777" w:rsidTr="00972CBA">
        <w:trPr>
          <w:trHeight w:val="144"/>
        </w:trPr>
        <w:tc>
          <w:tcPr>
            <w:tcW w:w="3240" w:type="dxa"/>
          </w:tcPr>
          <w:p w14:paraId="370E0E10" w14:textId="77777777" w:rsidR="00972CBA" w:rsidRPr="0084048C" w:rsidRDefault="00972CBA" w:rsidP="00972CBA">
            <w:pPr>
              <w:rPr>
                <w:rFonts w:eastAsia="Times New Roman" w:cs="Times New Roman"/>
                <w:bCs/>
                <w:color w:val="000000"/>
                <w:kern w:val="24"/>
              </w:rPr>
            </w:pPr>
            <w:r w:rsidRPr="0084048C">
              <w:rPr>
                <w:rFonts w:eastAsia="Times New Roman" w:cs="Times New Roman"/>
                <w:bCs/>
                <w:color w:val="000000"/>
                <w:kern w:val="24"/>
              </w:rPr>
              <w:t xml:space="preserve">Body mass index </w:t>
            </w:r>
          </w:p>
        </w:tc>
        <w:tc>
          <w:tcPr>
            <w:tcW w:w="2900" w:type="dxa"/>
          </w:tcPr>
          <w:p w14:paraId="313E5DD2" w14:textId="678C9F53" w:rsidR="00972CBA" w:rsidRPr="0084048C" w:rsidRDefault="00CF55A2" w:rsidP="00AD03CA">
            <w:pPr>
              <w:jc w:val="center"/>
              <w:rPr>
                <w:rFonts w:eastAsia="Times New Roman" w:cs="Times New Roman"/>
                <w:bCs/>
                <w:color w:val="000000"/>
                <w:kern w:val="24"/>
              </w:rPr>
            </w:pPr>
            <w:r>
              <w:rPr>
                <w:rFonts w:eastAsia="Times New Roman" w:cs="Times New Roman"/>
                <w:bCs/>
                <w:color w:val="000000"/>
                <w:kern w:val="24"/>
              </w:rPr>
              <w:t>0.22</w:t>
            </w:r>
          </w:p>
        </w:tc>
        <w:tc>
          <w:tcPr>
            <w:tcW w:w="1510" w:type="dxa"/>
          </w:tcPr>
          <w:p w14:paraId="40A20B3E" w14:textId="01893175" w:rsidR="00972CBA" w:rsidRPr="0084048C" w:rsidRDefault="00CF55A2" w:rsidP="00AD03CA">
            <w:pPr>
              <w:jc w:val="center"/>
              <w:rPr>
                <w:rFonts w:eastAsia="Times New Roman" w:cs="Times New Roman"/>
                <w:bCs/>
                <w:color w:val="000000"/>
                <w:kern w:val="24"/>
              </w:rPr>
            </w:pPr>
            <w:r>
              <w:rPr>
                <w:rFonts w:eastAsia="Times New Roman" w:cs="Times New Roman"/>
                <w:bCs/>
                <w:color w:val="000000"/>
                <w:kern w:val="24"/>
              </w:rPr>
              <w:t>0.17</w:t>
            </w:r>
          </w:p>
        </w:tc>
        <w:tc>
          <w:tcPr>
            <w:tcW w:w="1510" w:type="dxa"/>
          </w:tcPr>
          <w:p w14:paraId="23962E14" w14:textId="7D1CD214" w:rsidR="00972CBA" w:rsidRPr="0084048C" w:rsidRDefault="00CF55A2" w:rsidP="00AD03CA">
            <w:pPr>
              <w:jc w:val="center"/>
              <w:rPr>
                <w:rFonts w:eastAsia="Times New Roman" w:cs="Times New Roman"/>
                <w:bCs/>
                <w:color w:val="000000"/>
                <w:kern w:val="24"/>
              </w:rPr>
            </w:pPr>
            <w:r>
              <w:rPr>
                <w:rFonts w:eastAsia="Times New Roman" w:cs="Times New Roman"/>
                <w:bCs/>
                <w:color w:val="000000"/>
                <w:kern w:val="24"/>
              </w:rPr>
              <w:t>0.05</w:t>
            </w:r>
          </w:p>
        </w:tc>
      </w:tr>
      <w:tr w:rsidR="00972CBA" w:rsidRPr="0084048C" w14:paraId="4C66CC4E" w14:textId="77777777" w:rsidTr="00972CBA">
        <w:trPr>
          <w:trHeight w:val="144"/>
        </w:trPr>
        <w:tc>
          <w:tcPr>
            <w:tcW w:w="3240" w:type="dxa"/>
          </w:tcPr>
          <w:p w14:paraId="6B8A2041" w14:textId="77777777" w:rsidR="00972CBA" w:rsidRPr="0084048C" w:rsidRDefault="00AD03CA" w:rsidP="00972CBA">
            <w:pPr>
              <w:rPr>
                <w:rFonts w:eastAsia="Times New Roman" w:cs="Times New Roman"/>
                <w:b/>
              </w:rPr>
            </w:pPr>
            <w:r w:rsidRPr="0084048C">
              <w:rPr>
                <w:rFonts w:eastAsia="Times New Roman" w:cs="Times New Roman"/>
                <w:b/>
                <w:bCs/>
                <w:color w:val="000000"/>
                <w:kern w:val="24"/>
              </w:rPr>
              <w:t xml:space="preserve">Change in triglyceride </w:t>
            </w:r>
            <w:r w:rsidR="00972CBA" w:rsidRPr="0084048C">
              <w:rPr>
                <w:rFonts w:eastAsia="Times New Roman" w:cs="Times New Roman"/>
                <w:b/>
                <w:bCs/>
                <w:color w:val="000000"/>
                <w:kern w:val="24"/>
              </w:rPr>
              <w:t xml:space="preserve">(PP-F) </w:t>
            </w:r>
          </w:p>
        </w:tc>
        <w:tc>
          <w:tcPr>
            <w:tcW w:w="2900" w:type="dxa"/>
          </w:tcPr>
          <w:p w14:paraId="2D04616A" w14:textId="308E2F50" w:rsidR="00972CBA" w:rsidRPr="0084048C" w:rsidRDefault="00CF55A2" w:rsidP="00AD03CA">
            <w:pPr>
              <w:jc w:val="center"/>
              <w:rPr>
                <w:rFonts w:eastAsia="Times New Roman" w:cs="Times New Roman"/>
                <w:b/>
              </w:rPr>
            </w:pPr>
            <w:r>
              <w:rPr>
                <w:rFonts w:eastAsia="Times New Roman" w:cs="Times New Roman"/>
                <w:b/>
                <w:bCs/>
                <w:color w:val="000000"/>
                <w:kern w:val="24"/>
              </w:rPr>
              <w:t>0.32</w:t>
            </w:r>
          </w:p>
        </w:tc>
        <w:tc>
          <w:tcPr>
            <w:tcW w:w="1510" w:type="dxa"/>
          </w:tcPr>
          <w:p w14:paraId="1C19E678" w14:textId="7BD86A32" w:rsidR="00972CBA" w:rsidRPr="0084048C" w:rsidRDefault="00CF55A2" w:rsidP="00AD03CA">
            <w:pPr>
              <w:jc w:val="center"/>
              <w:rPr>
                <w:rFonts w:eastAsia="Times New Roman" w:cs="Times New Roman"/>
                <w:b/>
              </w:rPr>
            </w:pPr>
            <w:r>
              <w:rPr>
                <w:rFonts w:eastAsia="Times New Roman" w:cs="Times New Roman"/>
                <w:b/>
                <w:bCs/>
                <w:color w:val="000000"/>
                <w:kern w:val="24"/>
              </w:rPr>
              <w:t>0.05</w:t>
            </w:r>
          </w:p>
        </w:tc>
        <w:tc>
          <w:tcPr>
            <w:tcW w:w="1510" w:type="dxa"/>
          </w:tcPr>
          <w:p w14:paraId="28AB3D99" w14:textId="610595AF" w:rsidR="00972CBA" w:rsidRPr="0084048C" w:rsidRDefault="00CF55A2" w:rsidP="00AD03CA">
            <w:pPr>
              <w:jc w:val="center"/>
              <w:rPr>
                <w:rFonts w:eastAsia="Times New Roman" w:cs="Times New Roman"/>
                <w:b/>
                <w:bCs/>
                <w:color w:val="000000"/>
                <w:kern w:val="24"/>
              </w:rPr>
            </w:pPr>
            <w:r>
              <w:rPr>
                <w:rFonts w:eastAsia="Times New Roman" w:cs="Times New Roman"/>
                <w:b/>
                <w:bCs/>
                <w:color w:val="000000"/>
                <w:kern w:val="24"/>
              </w:rPr>
              <w:t>0.10</w:t>
            </w:r>
          </w:p>
        </w:tc>
      </w:tr>
      <w:tr w:rsidR="00972CBA" w:rsidRPr="0084048C" w14:paraId="3615E016" w14:textId="77777777" w:rsidTr="00AD03CA">
        <w:trPr>
          <w:trHeight w:hRule="exact" w:val="288"/>
        </w:trPr>
        <w:tc>
          <w:tcPr>
            <w:tcW w:w="3240" w:type="dxa"/>
          </w:tcPr>
          <w:p w14:paraId="1EB8AF3E" w14:textId="77777777" w:rsidR="00972CBA" w:rsidRPr="0084048C" w:rsidRDefault="00972CBA" w:rsidP="00972CBA">
            <w:pPr>
              <w:rPr>
                <w:rFonts w:eastAsia="Times New Roman" w:cs="Times New Roman"/>
              </w:rPr>
            </w:pPr>
            <w:r w:rsidRPr="0084048C">
              <w:rPr>
                <w:rFonts w:eastAsia="Times New Roman" w:cs="Times New Roman"/>
              </w:rPr>
              <w:t>PP TG to ICAM-</w:t>
            </w:r>
            <w:commentRangeStart w:id="38"/>
            <w:r w:rsidRPr="0084048C">
              <w:rPr>
                <w:rFonts w:eastAsia="Times New Roman" w:cs="Times New Roman"/>
              </w:rPr>
              <w:t>1</w:t>
            </w:r>
            <w:commentRangeEnd w:id="38"/>
            <w:r w:rsidR="00895261" w:rsidRPr="0084048C">
              <w:rPr>
                <w:rStyle w:val="CommentReference"/>
                <w:rFonts w:cs="Times New Roman"/>
              </w:rPr>
              <w:commentReference w:id="38"/>
            </w:r>
            <w:r w:rsidRPr="0084048C">
              <w:rPr>
                <w:rFonts w:eastAsia="Times New Roman" w:cs="Times New Roman"/>
              </w:rPr>
              <w:t xml:space="preserve"> </w:t>
            </w:r>
          </w:p>
        </w:tc>
        <w:tc>
          <w:tcPr>
            <w:tcW w:w="2900" w:type="dxa"/>
          </w:tcPr>
          <w:p w14:paraId="2E27AE5F" w14:textId="37BDDA20" w:rsidR="00972CBA" w:rsidRPr="0084048C" w:rsidRDefault="00CF55A2" w:rsidP="00AD03CA">
            <w:pPr>
              <w:jc w:val="center"/>
              <w:rPr>
                <w:rFonts w:eastAsia="Times New Roman" w:cs="Times New Roman"/>
              </w:rPr>
            </w:pPr>
            <w:r>
              <w:rPr>
                <w:rFonts w:eastAsia="Times New Roman" w:cs="Times New Roman"/>
              </w:rPr>
              <w:t>-0.07</w:t>
            </w:r>
          </w:p>
        </w:tc>
        <w:tc>
          <w:tcPr>
            <w:tcW w:w="1510" w:type="dxa"/>
          </w:tcPr>
          <w:p w14:paraId="43594BFA" w14:textId="56B27990" w:rsidR="00972CBA" w:rsidRPr="0084048C" w:rsidRDefault="00CF55A2" w:rsidP="00AD03CA">
            <w:pPr>
              <w:jc w:val="center"/>
              <w:rPr>
                <w:rFonts w:eastAsia="Times New Roman" w:cs="Times New Roman"/>
              </w:rPr>
            </w:pPr>
            <w:r>
              <w:rPr>
                <w:rFonts w:eastAsia="Times New Roman" w:cs="Times New Roman"/>
              </w:rPr>
              <w:t>0.73</w:t>
            </w:r>
          </w:p>
        </w:tc>
        <w:tc>
          <w:tcPr>
            <w:tcW w:w="1510" w:type="dxa"/>
          </w:tcPr>
          <w:p w14:paraId="53C48B03" w14:textId="14AC8DE5" w:rsidR="00972CBA" w:rsidRPr="0084048C" w:rsidRDefault="00CF55A2" w:rsidP="00AD03CA">
            <w:pPr>
              <w:jc w:val="center"/>
              <w:rPr>
                <w:rFonts w:eastAsia="Times New Roman" w:cs="Times New Roman"/>
                <w:color w:val="000000"/>
                <w:kern w:val="24"/>
              </w:rPr>
            </w:pPr>
            <w:r>
              <w:rPr>
                <w:rFonts w:eastAsia="Times New Roman" w:cs="Times New Roman"/>
                <w:color w:val="000000"/>
                <w:kern w:val="24"/>
              </w:rPr>
              <w:t>0.01</w:t>
            </w:r>
          </w:p>
        </w:tc>
      </w:tr>
      <w:tr w:rsidR="00972CBA" w:rsidRPr="0084048C" w14:paraId="10AC0566" w14:textId="77777777" w:rsidTr="00AD03CA">
        <w:trPr>
          <w:trHeight w:hRule="exact" w:val="288"/>
        </w:trPr>
        <w:tc>
          <w:tcPr>
            <w:tcW w:w="3240" w:type="dxa"/>
          </w:tcPr>
          <w:p w14:paraId="00427859" w14:textId="77777777" w:rsidR="00972CBA" w:rsidRPr="0084048C" w:rsidRDefault="00972CBA" w:rsidP="00972CBA">
            <w:pPr>
              <w:rPr>
                <w:rFonts w:eastAsia="Times New Roman" w:cs="Times New Roman"/>
                <w:b/>
                <w:bCs/>
                <w:color w:val="000000"/>
                <w:kern w:val="24"/>
              </w:rPr>
            </w:pPr>
            <w:r w:rsidRPr="0084048C">
              <w:rPr>
                <w:rFonts w:eastAsia="Times New Roman" w:cs="Times New Roman"/>
                <w:b/>
                <w:bCs/>
                <w:color w:val="000000"/>
                <w:kern w:val="24"/>
              </w:rPr>
              <w:t xml:space="preserve">Fasting </w:t>
            </w:r>
          </w:p>
        </w:tc>
        <w:tc>
          <w:tcPr>
            <w:tcW w:w="2900" w:type="dxa"/>
          </w:tcPr>
          <w:p w14:paraId="110FA555" w14:textId="77777777" w:rsidR="00972CBA" w:rsidRPr="0084048C" w:rsidRDefault="00972CBA" w:rsidP="00AD03CA">
            <w:pPr>
              <w:jc w:val="center"/>
              <w:rPr>
                <w:rFonts w:eastAsia="Times New Roman" w:cs="Times New Roman"/>
                <w:bCs/>
                <w:color w:val="000000"/>
                <w:kern w:val="24"/>
              </w:rPr>
            </w:pPr>
          </w:p>
        </w:tc>
        <w:tc>
          <w:tcPr>
            <w:tcW w:w="1510" w:type="dxa"/>
          </w:tcPr>
          <w:p w14:paraId="20466DCC" w14:textId="77777777" w:rsidR="00972CBA" w:rsidRPr="0084048C" w:rsidRDefault="00972CBA" w:rsidP="00AD03CA">
            <w:pPr>
              <w:jc w:val="center"/>
              <w:rPr>
                <w:rFonts w:eastAsia="Times New Roman" w:cs="Times New Roman"/>
                <w:bCs/>
                <w:color w:val="000000"/>
                <w:kern w:val="24"/>
              </w:rPr>
            </w:pPr>
          </w:p>
        </w:tc>
        <w:tc>
          <w:tcPr>
            <w:tcW w:w="1510" w:type="dxa"/>
          </w:tcPr>
          <w:p w14:paraId="48EEEAA1" w14:textId="77777777" w:rsidR="00972CBA" w:rsidRPr="0084048C" w:rsidRDefault="00972CBA" w:rsidP="00AD03CA">
            <w:pPr>
              <w:jc w:val="center"/>
              <w:rPr>
                <w:rFonts w:eastAsia="Times New Roman" w:cs="Times New Roman"/>
                <w:bCs/>
                <w:color w:val="000000"/>
                <w:kern w:val="24"/>
              </w:rPr>
            </w:pPr>
          </w:p>
        </w:tc>
      </w:tr>
      <w:tr w:rsidR="00972CBA" w:rsidRPr="0084048C" w14:paraId="2752BE66" w14:textId="77777777" w:rsidTr="00972CBA">
        <w:trPr>
          <w:trHeight w:val="144"/>
        </w:trPr>
        <w:tc>
          <w:tcPr>
            <w:tcW w:w="3240" w:type="dxa"/>
          </w:tcPr>
          <w:p w14:paraId="3257C48A"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 xml:space="preserve">Triglycerides  </w:t>
            </w:r>
          </w:p>
        </w:tc>
        <w:tc>
          <w:tcPr>
            <w:tcW w:w="2900" w:type="dxa"/>
          </w:tcPr>
          <w:p w14:paraId="6C1BBB98" w14:textId="4A915F1C"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0.25</w:t>
            </w:r>
          </w:p>
        </w:tc>
        <w:tc>
          <w:tcPr>
            <w:tcW w:w="1510" w:type="dxa"/>
          </w:tcPr>
          <w:p w14:paraId="7EF8B1C6" w14:textId="442F60FC" w:rsidR="00972CBA" w:rsidRPr="0084048C" w:rsidRDefault="00972CBA" w:rsidP="00AD03CA">
            <w:pPr>
              <w:jc w:val="center"/>
              <w:rPr>
                <w:rFonts w:eastAsia="Times New Roman" w:cs="Times New Roman"/>
                <w:bCs/>
                <w:color w:val="000000"/>
                <w:kern w:val="24"/>
              </w:rPr>
            </w:pPr>
            <w:r w:rsidRPr="0084048C">
              <w:rPr>
                <w:rFonts w:eastAsia="Times New Roman" w:cs="Times New Roman"/>
                <w:bCs/>
                <w:color w:val="000000"/>
                <w:kern w:val="24"/>
              </w:rPr>
              <w:t>0.</w:t>
            </w:r>
            <w:r w:rsidR="008316E1">
              <w:rPr>
                <w:rFonts w:eastAsia="Times New Roman" w:cs="Times New Roman"/>
                <w:bCs/>
                <w:color w:val="000000"/>
                <w:kern w:val="24"/>
              </w:rPr>
              <w:t>13</w:t>
            </w:r>
          </w:p>
        </w:tc>
        <w:tc>
          <w:tcPr>
            <w:tcW w:w="1510" w:type="dxa"/>
          </w:tcPr>
          <w:p w14:paraId="25C8E700" w14:textId="1F2080D7"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0.06</w:t>
            </w:r>
          </w:p>
        </w:tc>
      </w:tr>
      <w:tr w:rsidR="00972CBA" w:rsidRPr="0084048C" w14:paraId="1C519A2C" w14:textId="77777777" w:rsidTr="00972CBA">
        <w:trPr>
          <w:trHeight w:val="144"/>
        </w:trPr>
        <w:tc>
          <w:tcPr>
            <w:tcW w:w="3240" w:type="dxa"/>
          </w:tcPr>
          <w:p w14:paraId="2C5F08E7"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Total cholesterol</w:t>
            </w:r>
          </w:p>
        </w:tc>
        <w:tc>
          <w:tcPr>
            <w:tcW w:w="2900" w:type="dxa"/>
          </w:tcPr>
          <w:p w14:paraId="54E54216" w14:textId="7A50239A"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0.18</w:t>
            </w:r>
          </w:p>
        </w:tc>
        <w:tc>
          <w:tcPr>
            <w:tcW w:w="1510" w:type="dxa"/>
          </w:tcPr>
          <w:p w14:paraId="7A251A5C" w14:textId="69875EB6"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0.27</w:t>
            </w:r>
          </w:p>
        </w:tc>
        <w:tc>
          <w:tcPr>
            <w:tcW w:w="1510" w:type="dxa"/>
          </w:tcPr>
          <w:p w14:paraId="7C71297D" w14:textId="1B66BCC2"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0.03</w:t>
            </w:r>
          </w:p>
        </w:tc>
      </w:tr>
      <w:tr w:rsidR="00972CBA" w:rsidRPr="0084048C" w14:paraId="44968BE1" w14:textId="77777777" w:rsidTr="00972CBA">
        <w:trPr>
          <w:trHeight w:val="144"/>
        </w:trPr>
        <w:tc>
          <w:tcPr>
            <w:tcW w:w="3240" w:type="dxa"/>
          </w:tcPr>
          <w:p w14:paraId="019443E8"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LDL-C</w:t>
            </w:r>
          </w:p>
        </w:tc>
        <w:tc>
          <w:tcPr>
            <w:tcW w:w="2900" w:type="dxa"/>
          </w:tcPr>
          <w:p w14:paraId="2FFDDE6B" w14:textId="265FE3BD"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0.20</w:t>
            </w:r>
          </w:p>
        </w:tc>
        <w:tc>
          <w:tcPr>
            <w:tcW w:w="1510" w:type="dxa"/>
          </w:tcPr>
          <w:p w14:paraId="394A7F1F" w14:textId="419733CB" w:rsidR="00972CBA" w:rsidRPr="0084048C" w:rsidRDefault="008316E1" w:rsidP="00AD03CA">
            <w:pPr>
              <w:jc w:val="center"/>
              <w:rPr>
                <w:rFonts w:eastAsia="Times New Roman" w:cs="Times New Roman"/>
                <w:bCs/>
                <w:color w:val="000000"/>
                <w:kern w:val="24"/>
              </w:rPr>
            </w:pPr>
            <w:r>
              <w:rPr>
                <w:rFonts w:eastAsia="Times New Roman" w:cs="Times New Roman"/>
                <w:bCs/>
                <w:color w:val="000000"/>
                <w:kern w:val="24"/>
              </w:rPr>
              <w:t>0.24</w:t>
            </w:r>
          </w:p>
        </w:tc>
        <w:tc>
          <w:tcPr>
            <w:tcW w:w="1510" w:type="dxa"/>
          </w:tcPr>
          <w:p w14:paraId="79FB9BD7" w14:textId="473D318C" w:rsidR="00972CBA" w:rsidRPr="0084048C" w:rsidRDefault="00E073B4" w:rsidP="00AD03CA">
            <w:pPr>
              <w:jc w:val="center"/>
              <w:rPr>
                <w:rFonts w:eastAsia="Times New Roman" w:cs="Times New Roman"/>
                <w:bCs/>
                <w:color w:val="000000"/>
                <w:kern w:val="24"/>
              </w:rPr>
            </w:pPr>
            <w:r>
              <w:rPr>
                <w:rFonts w:eastAsia="Times New Roman" w:cs="Times New Roman"/>
                <w:bCs/>
                <w:color w:val="000000"/>
                <w:kern w:val="24"/>
              </w:rPr>
              <w:t>0.04</w:t>
            </w:r>
          </w:p>
        </w:tc>
      </w:tr>
      <w:tr w:rsidR="00972CBA" w:rsidRPr="0084048C" w14:paraId="2F252E70" w14:textId="77777777" w:rsidTr="00972CBA">
        <w:trPr>
          <w:trHeight w:val="144"/>
        </w:trPr>
        <w:tc>
          <w:tcPr>
            <w:tcW w:w="3240" w:type="dxa"/>
          </w:tcPr>
          <w:p w14:paraId="5E810B7B"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 xml:space="preserve">HDL-C </w:t>
            </w:r>
          </w:p>
        </w:tc>
        <w:tc>
          <w:tcPr>
            <w:tcW w:w="2900" w:type="dxa"/>
          </w:tcPr>
          <w:p w14:paraId="17A2583C" w14:textId="3C97317E" w:rsidR="00972CBA" w:rsidRPr="0084048C" w:rsidRDefault="00680F2D" w:rsidP="00AD03CA">
            <w:pPr>
              <w:jc w:val="center"/>
              <w:rPr>
                <w:rFonts w:eastAsia="Times New Roman" w:cs="Times New Roman"/>
                <w:bCs/>
                <w:color w:val="000000"/>
                <w:kern w:val="24"/>
              </w:rPr>
            </w:pPr>
            <w:r>
              <w:rPr>
                <w:rFonts w:eastAsia="Times New Roman" w:cs="Times New Roman"/>
                <w:bCs/>
                <w:color w:val="000000"/>
                <w:kern w:val="24"/>
              </w:rPr>
              <w:t>-0.18</w:t>
            </w:r>
          </w:p>
        </w:tc>
        <w:tc>
          <w:tcPr>
            <w:tcW w:w="1510" w:type="dxa"/>
          </w:tcPr>
          <w:p w14:paraId="4A1FB483" w14:textId="7340BE8A"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0.27</w:t>
            </w:r>
          </w:p>
        </w:tc>
        <w:tc>
          <w:tcPr>
            <w:tcW w:w="1510" w:type="dxa"/>
          </w:tcPr>
          <w:p w14:paraId="3D5CE0B4" w14:textId="42509E07" w:rsidR="00972CBA" w:rsidRPr="0084048C" w:rsidRDefault="00E073B4" w:rsidP="00AD03CA">
            <w:pPr>
              <w:jc w:val="center"/>
              <w:rPr>
                <w:rFonts w:eastAsia="Times New Roman" w:cs="Times New Roman"/>
                <w:bCs/>
                <w:color w:val="000000"/>
                <w:kern w:val="24"/>
              </w:rPr>
            </w:pPr>
            <w:r>
              <w:rPr>
                <w:rFonts w:eastAsia="Times New Roman" w:cs="Times New Roman"/>
                <w:bCs/>
                <w:color w:val="000000"/>
                <w:kern w:val="24"/>
              </w:rPr>
              <w:t>0.03</w:t>
            </w:r>
          </w:p>
        </w:tc>
      </w:tr>
      <w:tr w:rsidR="00972CBA" w:rsidRPr="0084048C" w14:paraId="07F4FCB1" w14:textId="77777777" w:rsidTr="00972CBA">
        <w:trPr>
          <w:trHeight w:val="144"/>
        </w:trPr>
        <w:tc>
          <w:tcPr>
            <w:tcW w:w="3240" w:type="dxa"/>
          </w:tcPr>
          <w:p w14:paraId="40733862"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 xml:space="preserve">Apo-B </w:t>
            </w:r>
          </w:p>
        </w:tc>
        <w:tc>
          <w:tcPr>
            <w:tcW w:w="2900" w:type="dxa"/>
          </w:tcPr>
          <w:p w14:paraId="1F46DC33" w14:textId="5713E267" w:rsidR="00972CBA" w:rsidRPr="0084048C" w:rsidRDefault="007067E3" w:rsidP="00AD03CA">
            <w:pPr>
              <w:jc w:val="center"/>
              <w:rPr>
                <w:rFonts w:eastAsia="Times New Roman" w:cs="Times New Roman"/>
                <w:bCs/>
                <w:color w:val="000000"/>
                <w:kern w:val="24"/>
              </w:rPr>
            </w:pPr>
            <w:r>
              <w:rPr>
                <w:rFonts w:eastAsia="Times New Roman" w:cs="Times New Roman"/>
                <w:bCs/>
                <w:color w:val="000000"/>
                <w:kern w:val="24"/>
              </w:rPr>
              <w:t>0.23</w:t>
            </w:r>
          </w:p>
        </w:tc>
        <w:tc>
          <w:tcPr>
            <w:tcW w:w="1510" w:type="dxa"/>
          </w:tcPr>
          <w:p w14:paraId="7C7A46C6" w14:textId="548D71DE"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0.15</w:t>
            </w:r>
          </w:p>
        </w:tc>
        <w:tc>
          <w:tcPr>
            <w:tcW w:w="1510" w:type="dxa"/>
          </w:tcPr>
          <w:p w14:paraId="79FA073F" w14:textId="4EDD1DEC" w:rsidR="00972CBA" w:rsidRPr="0084048C" w:rsidRDefault="00A82690" w:rsidP="00AD03CA">
            <w:pPr>
              <w:jc w:val="center"/>
              <w:rPr>
                <w:rFonts w:eastAsia="Times New Roman" w:cs="Times New Roman"/>
                <w:bCs/>
                <w:color w:val="000000"/>
                <w:kern w:val="24"/>
              </w:rPr>
            </w:pPr>
            <w:r>
              <w:rPr>
                <w:rFonts w:eastAsia="Times New Roman" w:cs="Times New Roman"/>
                <w:bCs/>
                <w:color w:val="000000"/>
                <w:kern w:val="24"/>
              </w:rPr>
              <w:t>0.05</w:t>
            </w:r>
          </w:p>
        </w:tc>
      </w:tr>
      <w:tr w:rsidR="00972CBA" w:rsidRPr="0084048C" w14:paraId="1CC208CB" w14:textId="77777777" w:rsidTr="00972CBA">
        <w:trPr>
          <w:trHeight w:val="144"/>
        </w:trPr>
        <w:tc>
          <w:tcPr>
            <w:tcW w:w="3240" w:type="dxa"/>
          </w:tcPr>
          <w:p w14:paraId="5C8ECF11" w14:textId="77777777" w:rsidR="00972CBA" w:rsidRPr="0084048C" w:rsidRDefault="00972CBA" w:rsidP="00972CBA">
            <w:pPr>
              <w:ind w:left="720"/>
              <w:rPr>
                <w:rFonts w:eastAsia="Times New Roman" w:cs="Times New Roman"/>
                <w:b/>
                <w:bCs/>
                <w:color w:val="000000"/>
                <w:kern w:val="24"/>
              </w:rPr>
            </w:pPr>
            <w:r w:rsidRPr="0084048C">
              <w:rPr>
                <w:rFonts w:eastAsia="Times New Roman" w:cs="Times New Roman"/>
                <w:b/>
                <w:bCs/>
                <w:color w:val="000000"/>
                <w:kern w:val="24"/>
              </w:rPr>
              <w:t xml:space="preserve">Chol: HDL-C </w:t>
            </w:r>
          </w:p>
        </w:tc>
        <w:tc>
          <w:tcPr>
            <w:tcW w:w="2900" w:type="dxa"/>
          </w:tcPr>
          <w:p w14:paraId="6DAAA4ED" w14:textId="56940552" w:rsidR="00972CBA" w:rsidRPr="0084048C" w:rsidRDefault="007067E3" w:rsidP="00AD03CA">
            <w:pPr>
              <w:jc w:val="center"/>
              <w:rPr>
                <w:rFonts w:eastAsia="Times New Roman" w:cs="Times New Roman"/>
                <w:b/>
                <w:bCs/>
                <w:color w:val="000000"/>
                <w:kern w:val="24"/>
              </w:rPr>
            </w:pPr>
            <w:r>
              <w:rPr>
                <w:rFonts w:eastAsia="Times New Roman" w:cs="Times New Roman"/>
                <w:b/>
                <w:bCs/>
                <w:color w:val="000000"/>
                <w:kern w:val="24"/>
              </w:rPr>
              <w:t>0.32</w:t>
            </w:r>
          </w:p>
        </w:tc>
        <w:tc>
          <w:tcPr>
            <w:tcW w:w="1510" w:type="dxa"/>
          </w:tcPr>
          <w:p w14:paraId="46860B90" w14:textId="52EA7731" w:rsidR="00972CBA" w:rsidRPr="0084048C" w:rsidRDefault="00EC2755" w:rsidP="00AD03CA">
            <w:pPr>
              <w:jc w:val="center"/>
              <w:rPr>
                <w:rFonts w:eastAsia="Times New Roman" w:cs="Times New Roman"/>
                <w:b/>
                <w:bCs/>
                <w:color w:val="000000"/>
                <w:kern w:val="24"/>
              </w:rPr>
            </w:pPr>
            <w:r>
              <w:rPr>
                <w:rFonts w:eastAsia="Times New Roman" w:cs="Times New Roman"/>
                <w:b/>
                <w:bCs/>
                <w:color w:val="000000"/>
                <w:kern w:val="24"/>
              </w:rPr>
              <w:t>0.05</w:t>
            </w:r>
          </w:p>
        </w:tc>
        <w:tc>
          <w:tcPr>
            <w:tcW w:w="1510" w:type="dxa"/>
          </w:tcPr>
          <w:p w14:paraId="1F7669B5" w14:textId="6643FD4F" w:rsidR="00972CBA" w:rsidRPr="0084048C" w:rsidRDefault="00D775B0" w:rsidP="00AD03CA">
            <w:pPr>
              <w:jc w:val="center"/>
              <w:rPr>
                <w:rFonts w:eastAsia="Times New Roman" w:cs="Times New Roman"/>
                <w:b/>
                <w:bCs/>
                <w:color w:val="000000"/>
                <w:kern w:val="24"/>
              </w:rPr>
            </w:pPr>
            <w:r>
              <w:rPr>
                <w:rFonts w:eastAsia="Times New Roman" w:cs="Times New Roman"/>
                <w:b/>
                <w:bCs/>
                <w:color w:val="000000"/>
                <w:kern w:val="24"/>
              </w:rPr>
              <w:t>0.10</w:t>
            </w:r>
          </w:p>
        </w:tc>
      </w:tr>
      <w:tr w:rsidR="00972CBA" w:rsidRPr="0084048C" w14:paraId="229BD9F4" w14:textId="77777777" w:rsidTr="00972CBA">
        <w:trPr>
          <w:trHeight w:val="144"/>
        </w:trPr>
        <w:tc>
          <w:tcPr>
            <w:tcW w:w="3240" w:type="dxa"/>
          </w:tcPr>
          <w:p w14:paraId="5AD80486"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 xml:space="preserve">TG:HDL-C </w:t>
            </w:r>
          </w:p>
        </w:tc>
        <w:tc>
          <w:tcPr>
            <w:tcW w:w="2900" w:type="dxa"/>
          </w:tcPr>
          <w:p w14:paraId="2C326C09" w14:textId="09D9D624" w:rsidR="00972CBA" w:rsidRPr="0084048C" w:rsidRDefault="007067E3" w:rsidP="00AD03CA">
            <w:pPr>
              <w:jc w:val="center"/>
              <w:rPr>
                <w:rFonts w:eastAsia="Times New Roman" w:cs="Times New Roman"/>
                <w:bCs/>
                <w:color w:val="000000"/>
                <w:kern w:val="24"/>
              </w:rPr>
            </w:pPr>
            <w:r>
              <w:rPr>
                <w:rFonts w:eastAsia="Times New Roman" w:cs="Times New Roman"/>
                <w:bCs/>
                <w:color w:val="000000"/>
                <w:kern w:val="24"/>
              </w:rPr>
              <w:t>0.23</w:t>
            </w:r>
          </w:p>
        </w:tc>
        <w:tc>
          <w:tcPr>
            <w:tcW w:w="1510" w:type="dxa"/>
          </w:tcPr>
          <w:p w14:paraId="25676991" w14:textId="41C459D9"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0.16</w:t>
            </w:r>
          </w:p>
        </w:tc>
        <w:tc>
          <w:tcPr>
            <w:tcW w:w="1510" w:type="dxa"/>
          </w:tcPr>
          <w:p w14:paraId="0B49A06B" w14:textId="550E5DC1"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0.05</w:t>
            </w:r>
          </w:p>
        </w:tc>
      </w:tr>
      <w:tr w:rsidR="00972CBA" w:rsidRPr="0084048C" w14:paraId="2E2DF265" w14:textId="77777777" w:rsidTr="00972CBA">
        <w:trPr>
          <w:trHeight w:val="144"/>
        </w:trPr>
        <w:tc>
          <w:tcPr>
            <w:tcW w:w="3240" w:type="dxa"/>
          </w:tcPr>
          <w:p w14:paraId="50051824"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 xml:space="preserve">Glucose </w:t>
            </w:r>
          </w:p>
        </w:tc>
        <w:tc>
          <w:tcPr>
            <w:tcW w:w="2900" w:type="dxa"/>
          </w:tcPr>
          <w:p w14:paraId="6E7C0740" w14:textId="0EC98E6B" w:rsidR="00972CBA" w:rsidRPr="0084048C" w:rsidRDefault="007067E3" w:rsidP="00AD03CA">
            <w:pPr>
              <w:jc w:val="center"/>
              <w:rPr>
                <w:rFonts w:eastAsia="Times New Roman" w:cs="Times New Roman"/>
                <w:bCs/>
                <w:color w:val="000000"/>
                <w:kern w:val="24"/>
              </w:rPr>
            </w:pPr>
            <w:r>
              <w:rPr>
                <w:rFonts w:eastAsia="Times New Roman" w:cs="Times New Roman"/>
                <w:bCs/>
                <w:color w:val="000000"/>
                <w:kern w:val="24"/>
              </w:rPr>
              <w:t>-0.19</w:t>
            </w:r>
          </w:p>
        </w:tc>
        <w:tc>
          <w:tcPr>
            <w:tcW w:w="1510" w:type="dxa"/>
          </w:tcPr>
          <w:p w14:paraId="272F0ADA" w14:textId="5E57919B"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0.26</w:t>
            </w:r>
          </w:p>
        </w:tc>
        <w:tc>
          <w:tcPr>
            <w:tcW w:w="1510" w:type="dxa"/>
          </w:tcPr>
          <w:p w14:paraId="52C0168D" w14:textId="1058BE7C"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0.03</w:t>
            </w:r>
          </w:p>
        </w:tc>
      </w:tr>
      <w:tr w:rsidR="00972CBA" w:rsidRPr="0084048C" w14:paraId="0E260626" w14:textId="77777777" w:rsidTr="00AD03CA">
        <w:trPr>
          <w:trHeight w:hRule="exact" w:val="288"/>
        </w:trPr>
        <w:tc>
          <w:tcPr>
            <w:tcW w:w="3240" w:type="dxa"/>
          </w:tcPr>
          <w:p w14:paraId="33B8D7FF" w14:textId="77777777" w:rsidR="00972CBA" w:rsidRPr="0084048C" w:rsidRDefault="00972CBA" w:rsidP="00972CBA">
            <w:pPr>
              <w:ind w:left="720"/>
              <w:rPr>
                <w:rFonts w:eastAsia="Times New Roman" w:cs="Times New Roman"/>
                <w:bCs/>
                <w:color w:val="000000"/>
                <w:kern w:val="24"/>
              </w:rPr>
            </w:pPr>
            <w:r w:rsidRPr="0084048C">
              <w:rPr>
                <w:rFonts w:eastAsia="Times New Roman" w:cs="Times New Roman"/>
                <w:bCs/>
                <w:color w:val="000000"/>
                <w:kern w:val="24"/>
              </w:rPr>
              <w:t xml:space="preserve">Non-HDL </w:t>
            </w:r>
          </w:p>
        </w:tc>
        <w:tc>
          <w:tcPr>
            <w:tcW w:w="2900" w:type="dxa"/>
          </w:tcPr>
          <w:p w14:paraId="55431A2B" w14:textId="44769D29" w:rsidR="00972CBA" w:rsidRPr="0084048C" w:rsidRDefault="00972CBA" w:rsidP="00AD03CA">
            <w:pPr>
              <w:jc w:val="center"/>
              <w:rPr>
                <w:rFonts w:eastAsia="Times New Roman" w:cs="Times New Roman"/>
                <w:bCs/>
                <w:color w:val="000000"/>
                <w:kern w:val="24"/>
              </w:rPr>
            </w:pPr>
            <w:r w:rsidRPr="0084048C">
              <w:rPr>
                <w:rFonts w:eastAsia="Times New Roman" w:cs="Times New Roman"/>
                <w:bCs/>
                <w:color w:val="000000"/>
                <w:kern w:val="24"/>
              </w:rPr>
              <w:t>0</w:t>
            </w:r>
            <w:r w:rsidR="007067E3">
              <w:rPr>
                <w:rFonts w:eastAsia="Times New Roman" w:cs="Times New Roman"/>
                <w:bCs/>
                <w:color w:val="000000"/>
                <w:kern w:val="24"/>
              </w:rPr>
              <w:t>.23</w:t>
            </w:r>
          </w:p>
        </w:tc>
        <w:tc>
          <w:tcPr>
            <w:tcW w:w="1510" w:type="dxa"/>
          </w:tcPr>
          <w:p w14:paraId="0A4FB6DF" w14:textId="743019AA"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0.17</w:t>
            </w:r>
          </w:p>
        </w:tc>
        <w:tc>
          <w:tcPr>
            <w:tcW w:w="1510" w:type="dxa"/>
          </w:tcPr>
          <w:p w14:paraId="2F2734EC" w14:textId="176B3B7C"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0.05</w:t>
            </w:r>
          </w:p>
        </w:tc>
      </w:tr>
      <w:tr w:rsidR="00972CBA" w:rsidRPr="0084048C" w14:paraId="218EB0DB" w14:textId="77777777" w:rsidTr="00AD03CA">
        <w:trPr>
          <w:trHeight w:hRule="exact" w:val="288"/>
        </w:trPr>
        <w:tc>
          <w:tcPr>
            <w:tcW w:w="3240" w:type="dxa"/>
          </w:tcPr>
          <w:p w14:paraId="63C68D0F" w14:textId="77777777" w:rsidR="00972CBA" w:rsidRPr="0084048C" w:rsidRDefault="00972CBA" w:rsidP="00972CBA">
            <w:pPr>
              <w:rPr>
                <w:rFonts w:eastAsia="Times New Roman" w:cs="Times New Roman"/>
                <w:b/>
                <w:bCs/>
                <w:color w:val="000000"/>
                <w:kern w:val="24"/>
              </w:rPr>
            </w:pPr>
            <w:r w:rsidRPr="0084048C">
              <w:rPr>
                <w:rFonts w:eastAsia="Times New Roman" w:cs="Times New Roman"/>
                <w:b/>
                <w:bCs/>
                <w:color w:val="000000"/>
                <w:kern w:val="24"/>
              </w:rPr>
              <w:t xml:space="preserve">Postprandial </w:t>
            </w:r>
          </w:p>
        </w:tc>
        <w:tc>
          <w:tcPr>
            <w:tcW w:w="2900" w:type="dxa"/>
          </w:tcPr>
          <w:p w14:paraId="531E6D90" w14:textId="77777777" w:rsidR="00972CBA" w:rsidRPr="0084048C" w:rsidRDefault="00972CBA" w:rsidP="00AD03CA">
            <w:pPr>
              <w:jc w:val="center"/>
              <w:rPr>
                <w:rFonts w:eastAsia="Times New Roman" w:cs="Times New Roman"/>
                <w:bCs/>
                <w:color w:val="000000"/>
                <w:kern w:val="24"/>
              </w:rPr>
            </w:pPr>
          </w:p>
        </w:tc>
        <w:tc>
          <w:tcPr>
            <w:tcW w:w="1510" w:type="dxa"/>
          </w:tcPr>
          <w:p w14:paraId="515E037B" w14:textId="77777777" w:rsidR="00972CBA" w:rsidRPr="0084048C" w:rsidRDefault="00972CBA" w:rsidP="00AD03CA">
            <w:pPr>
              <w:jc w:val="center"/>
              <w:rPr>
                <w:rFonts w:eastAsia="Times New Roman" w:cs="Times New Roman"/>
                <w:bCs/>
                <w:color w:val="000000"/>
                <w:kern w:val="24"/>
              </w:rPr>
            </w:pPr>
          </w:p>
        </w:tc>
        <w:tc>
          <w:tcPr>
            <w:tcW w:w="1510" w:type="dxa"/>
          </w:tcPr>
          <w:p w14:paraId="1EB85B2E" w14:textId="77777777" w:rsidR="00972CBA" w:rsidRPr="0084048C" w:rsidRDefault="00972CBA" w:rsidP="00AD03CA">
            <w:pPr>
              <w:jc w:val="center"/>
              <w:rPr>
                <w:rFonts w:eastAsia="Times New Roman" w:cs="Times New Roman"/>
                <w:bCs/>
                <w:color w:val="000000"/>
                <w:kern w:val="24"/>
              </w:rPr>
            </w:pPr>
          </w:p>
        </w:tc>
      </w:tr>
      <w:tr w:rsidR="00972CBA" w:rsidRPr="0084048C" w14:paraId="5BE88727" w14:textId="77777777" w:rsidTr="00972CBA">
        <w:trPr>
          <w:trHeight w:val="144"/>
        </w:trPr>
        <w:tc>
          <w:tcPr>
            <w:tcW w:w="3240" w:type="dxa"/>
            <w:hideMark/>
          </w:tcPr>
          <w:p w14:paraId="7A237D6C" w14:textId="77777777" w:rsidR="00972CBA" w:rsidRPr="0084048C" w:rsidRDefault="00972CBA" w:rsidP="00972CBA">
            <w:pPr>
              <w:ind w:left="720"/>
              <w:rPr>
                <w:rFonts w:eastAsia="Times New Roman" w:cs="Times New Roman"/>
                <w:b/>
              </w:rPr>
            </w:pPr>
            <w:r w:rsidRPr="0084048C">
              <w:rPr>
                <w:rFonts w:eastAsia="Times New Roman" w:cs="Times New Roman"/>
                <w:b/>
                <w:bCs/>
                <w:color w:val="000000"/>
                <w:kern w:val="24"/>
              </w:rPr>
              <w:t xml:space="preserve">Triglyceride </w:t>
            </w:r>
          </w:p>
        </w:tc>
        <w:tc>
          <w:tcPr>
            <w:tcW w:w="2900" w:type="dxa"/>
            <w:hideMark/>
          </w:tcPr>
          <w:p w14:paraId="3E8F9D75" w14:textId="378017F9" w:rsidR="00972CBA" w:rsidRPr="0084048C" w:rsidRDefault="007067E3" w:rsidP="00AD03CA">
            <w:pPr>
              <w:jc w:val="center"/>
              <w:rPr>
                <w:rFonts w:eastAsia="Times New Roman" w:cs="Times New Roman"/>
                <w:b/>
              </w:rPr>
            </w:pPr>
            <w:r>
              <w:rPr>
                <w:rFonts w:eastAsia="Times New Roman" w:cs="Times New Roman"/>
                <w:b/>
                <w:bCs/>
                <w:color w:val="000000"/>
                <w:kern w:val="24"/>
              </w:rPr>
              <w:t>0.31</w:t>
            </w:r>
          </w:p>
        </w:tc>
        <w:tc>
          <w:tcPr>
            <w:tcW w:w="1510" w:type="dxa"/>
          </w:tcPr>
          <w:p w14:paraId="269869D9" w14:textId="10772F42" w:rsidR="00972CBA" w:rsidRPr="0084048C" w:rsidRDefault="00EC2755" w:rsidP="00AD03CA">
            <w:pPr>
              <w:jc w:val="center"/>
              <w:rPr>
                <w:rFonts w:eastAsia="Times New Roman" w:cs="Times New Roman"/>
                <w:b/>
              </w:rPr>
            </w:pPr>
            <w:r>
              <w:rPr>
                <w:rFonts w:eastAsia="Times New Roman" w:cs="Times New Roman"/>
                <w:b/>
                <w:bCs/>
                <w:color w:val="000000"/>
                <w:kern w:val="24"/>
              </w:rPr>
              <w:t>0.05</w:t>
            </w:r>
          </w:p>
        </w:tc>
        <w:tc>
          <w:tcPr>
            <w:tcW w:w="1510" w:type="dxa"/>
          </w:tcPr>
          <w:p w14:paraId="4021633A" w14:textId="06AD2417" w:rsidR="00972CBA" w:rsidRPr="0084048C" w:rsidRDefault="00B92C15" w:rsidP="00AD03CA">
            <w:pPr>
              <w:jc w:val="center"/>
              <w:rPr>
                <w:rFonts w:eastAsia="Times New Roman" w:cs="Times New Roman"/>
                <w:b/>
                <w:bCs/>
                <w:color w:val="000000"/>
                <w:kern w:val="24"/>
              </w:rPr>
            </w:pPr>
            <w:r>
              <w:rPr>
                <w:rFonts w:eastAsia="Times New Roman" w:cs="Times New Roman"/>
                <w:b/>
                <w:bCs/>
                <w:color w:val="000000"/>
                <w:kern w:val="24"/>
              </w:rPr>
              <w:t>0.10</w:t>
            </w:r>
          </w:p>
        </w:tc>
      </w:tr>
      <w:tr w:rsidR="00972CBA" w:rsidRPr="0084048C" w14:paraId="77CA1975" w14:textId="77777777" w:rsidTr="00972CBA">
        <w:trPr>
          <w:trHeight w:val="144"/>
        </w:trPr>
        <w:tc>
          <w:tcPr>
            <w:tcW w:w="3240" w:type="dxa"/>
          </w:tcPr>
          <w:p w14:paraId="0295D045" w14:textId="77777777" w:rsidR="00972CBA" w:rsidRPr="0084048C" w:rsidRDefault="00972CBA" w:rsidP="00972CBA">
            <w:pPr>
              <w:ind w:left="720"/>
              <w:rPr>
                <w:rFonts w:eastAsia="Times New Roman" w:cs="Times New Roman"/>
              </w:rPr>
            </w:pPr>
            <w:r w:rsidRPr="0084048C">
              <w:rPr>
                <w:rFonts w:eastAsia="Times New Roman" w:cs="Times New Roman"/>
              </w:rPr>
              <w:t xml:space="preserve">Total cholesterol </w:t>
            </w:r>
          </w:p>
        </w:tc>
        <w:tc>
          <w:tcPr>
            <w:tcW w:w="2900" w:type="dxa"/>
          </w:tcPr>
          <w:p w14:paraId="48638629" w14:textId="5A1977B0" w:rsidR="00972CBA" w:rsidRPr="0084048C" w:rsidRDefault="007067E3" w:rsidP="00AD03CA">
            <w:pPr>
              <w:jc w:val="center"/>
              <w:rPr>
                <w:rFonts w:eastAsia="Times New Roman" w:cs="Times New Roman"/>
                <w:bCs/>
                <w:color w:val="000000"/>
                <w:kern w:val="24"/>
              </w:rPr>
            </w:pPr>
            <w:r>
              <w:rPr>
                <w:rFonts w:eastAsia="Times New Roman" w:cs="Times New Roman"/>
                <w:bCs/>
                <w:color w:val="000000"/>
                <w:kern w:val="24"/>
              </w:rPr>
              <w:t>0.13</w:t>
            </w:r>
          </w:p>
        </w:tc>
        <w:tc>
          <w:tcPr>
            <w:tcW w:w="1510" w:type="dxa"/>
          </w:tcPr>
          <w:p w14:paraId="2D1EBB59" w14:textId="655D696F"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0.45</w:t>
            </w:r>
          </w:p>
        </w:tc>
        <w:tc>
          <w:tcPr>
            <w:tcW w:w="1510" w:type="dxa"/>
          </w:tcPr>
          <w:p w14:paraId="0F0617C2" w14:textId="259754D4"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0.02</w:t>
            </w:r>
          </w:p>
        </w:tc>
      </w:tr>
      <w:tr w:rsidR="00972CBA" w:rsidRPr="0084048C" w14:paraId="4C2E24A8" w14:textId="77777777" w:rsidTr="00972CBA">
        <w:trPr>
          <w:trHeight w:val="144"/>
        </w:trPr>
        <w:tc>
          <w:tcPr>
            <w:tcW w:w="3240" w:type="dxa"/>
          </w:tcPr>
          <w:p w14:paraId="1F3F8F3F" w14:textId="77777777" w:rsidR="00972CBA" w:rsidRPr="0084048C" w:rsidRDefault="00972CBA" w:rsidP="00972CBA">
            <w:pPr>
              <w:ind w:left="720"/>
              <w:rPr>
                <w:rFonts w:eastAsia="Times New Roman" w:cs="Times New Roman"/>
              </w:rPr>
            </w:pPr>
            <w:r w:rsidRPr="0084048C">
              <w:rPr>
                <w:rFonts w:eastAsia="Times New Roman" w:cs="Times New Roman"/>
              </w:rPr>
              <w:t xml:space="preserve">LDL-C </w:t>
            </w:r>
          </w:p>
        </w:tc>
        <w:tc>
          <w:tcPr>
            <w:tcW w:w="2900" w:type="dxa"/>
          </w:tcPr>
          <w:p w14:paraId="64673389" w14:textId="68B50F46" w:rsidR="00972CBA" w:rsidRPr="0084048C" w:rsidRDefault="007067E3" w:rsidP="00AD03CA">
            <w:pPr>
              <w:jc w:val="center"/>
              <w:rPr>
                <w:rFonts w:eastAsia="Times New Roman" w:cs="Times New Roman"/>
                <w:bCs/>
                <w:color w:val="000000"/>
                <w:kern w:val="24"/>
              </w:rPr>
            </w:pPr>
            <w:r>
              <w:rPr>
                <w:rFonts w:eastAsia="Times New Roman" w:cs="Times New Roman"/>
                <w:bCs/>
                <w:color w:val="000000"/>
                <w:kern w:val="24"/>
              </w:rPr>
              <w:t>0.26</w:t>
            </w:r>
          </w:p>
        </w:tc>
        <w:tc>
          <w:tcPr>
            <w:tcW w:w="1510" w:type="dxa"/>
          </w:tcPr>
          <w:p w14:paraId="6630EBD4" w14:textId="2614C629"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0.26</w:t>
            </w:r>
          </w:p>
        </w:tc>
        <w:tc>
          <w:tcPr>
            <w:tcW w:w="1510" w:type="dxa"/>
          </w:tcPr>
          <w:p w14:paraId="7DD414C7" w14:textId="46088AC3"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0.07</w:t>
            </w:r>
          </w:p>
        </w:tc>
      </w:tr>
      <w:tr w:rsidR="00972CBA" w:rsidRPr="0084048C" w14:paraId="395D71E6" w14:textId="77777777" w:rsidTr="00972CBA">
        <w:trPr>
          <w:trHeight w:val="144"/>
        </w:trPr>
        <w:tc>
          <w:tcPr>
            <w:tcW w:w="3240" w:type="dxa"/>
          </w:tcPr>
          <w:p w14:paraId="21411F5E" w14:textId="77777777" w:rsidR="00972CBA" w:rsidRPr="0084048C" w:rsidRDefault="00972CBA" w:rsidP="00972CBA">
            <w:pPr>
              <w:ind w:left="720"/>
              <w:rPr>
                <w:rFonts w:eastAsia="Times New Roman" w:cs="Times New Roman"/>
              </w:rPr>
            </w:pPr>
            <w:r w:rsidRPr="0084048C">
              <w:rPr>
                <w:rFonts w:eastAsia="Times New Roman" w:cs="Times New Roman"/>
                <w:color w:val="000000"/>
                <w:kern w:val="24"/>
              </w:rPr>
              <w:t xml:space="preserve">HDL-C </w:t>
            </w:r>
          </w:p>
        </w:tc>
        <w:tc>
          <w:tcPr>
            <w:tcW w:w="2900" w:type="dxa"/>
          </w:tcPr>
          <w:p w14:paraId="5A5D26EC" w14:textId="4453EB24" w:rsidR="00972CBA" w:rsidRPr="0084048C" w:rsidRDefault="007067E3" w:rsidP="00AD03CA">
            <w:pPr>
              <w:jc w:val="center"/>
              <w:rPr>
                <w:rFonts w:eastAsia="Times New Roman" w:cs="Times New Roman"/>
              </w:rPr>
            </w:pPr>
            <w:r>
              <w:rPr>
                <w:rFonts w:eastAsia="Times New Roman" w:cs="Times New Roman"/>
                <w:color w:val="000000"/>
                <w:kern w:val="24"/>
              </w:rPr>
              <w:t>-0.26</w:t>
            </w:r>
          </w:p>
        </w:tc>
        <w:tc>
          <w:tcPr>
            <w:tcW w:w="1510" w:type="dxa"/>
          </w:tcPr>
          <w:p w14:paraId="42AB1A67" w14:textId="154225EB" w:rsidR="00972CBA" w:rsidRPr="0084048C" w:rsidRDefault="00EC2755" w:rsidP="00AD03CA">
            <w:pPr>
              <w:jc w:val="center"/>
              <w:rPr>
                <w:rFonts w:eastAsia="Times New Roman" w:cs="Times New Roman"/>
              </w:rPr>
            </w:pPr>
            <w:r>
              <w:rPr>
                <w:rFonts w:eastAsia="Times New Roman" w:cs="Times New Roman"/>
                <w:color w:val="000000"/>
                <w:kern w:val="24"/>
              </w:rPr>
              <w:t>0.11</w:t>
            </w:r>
          </w:p>
        </w:tc>
        <w:tc>
          <w:tcPr>
            <w:tcW w:w="1510" w:type="dxa"/>
          </w:tcPr>
          <w:p w14:paraId="3920C61F" w14:textId="455BE52E" w:rsidR="00972CBA" w:rsidRPr="0084048C" w:rsidRDefault="00B92C15" w:rsidP="00AD03CA">
            <w:pPr>
              <w:jc w:val="center"/>
              <w:rPr>
                <w:rFonts w:eastAsia="Times New Roman" w:cs="Times New Roman"/>
                <w:color w:val="000000"/>
                <w:kern w:val="24"/>
              </w:rPr>
            </w:pPr>
            <w:r>
              <w:rPr>
                <w:rFonts w:eastAsia="Times New Roman" w:cs="Times New Roman"/>
                <w:color w:val="000000"/>
                <w:kern w:val="24"/>
              </w:rPr>
              <w:t>0.07</w:t>
            </w:r>
          </w:p>
        </w:tc>
      </w:tr>
      <w:tr w:rsidR="00972CBA" w:rsidRPr="0084048C" w14:paraId="7035C816" w14:textId="77777777" w:rsidTr="00972CBA">
        <w:trPr>
          <w:trHeight w:val="144"/>
        </w:trPr>
        <w:tc>
          <w:tcPr>
            <w:tcW w:w="3240" w:type="dxa"/>
          </w:tcPr>
          <w:p w14:paraId="50E747D7" w14:textId="77777777" w:rsidR="00972CBA" w:rsidRPr="0084048C" w:rsidRDefault="00972CBA" w:rsidP="00972CBA">
            <w:pPr>
              <w:ind w:left="720"/>
              <w:rPr>
                <w:rFonts w:eastAsia="Times New Roman" w:cs="Times New Roman"/>
              </w:rPr>
            </w:pPr>
            <w:r w:rsidRPr="0084048C">
              <w:rPr>
                <w:rFonts w:eastAsia="Times New Roman" w:cs="Times New Roman"/>
              </w:rPr>
              <w:t xml:space="preserve">ApoB </w:t>
            </w:r>
          </w:p>
        </w:tc>
        <w:tc>
          <w:tcPr>
            <w:tcW w:w="2900" w:type="dxa"/>
          </w:tcPr>
          <w:p w14:paraId="53BBE14A" w14:textId="4BAC4F33" w:rsidR="00972CBA" w:rsidRPr="0084048C" w:rsidRDefault="007067E3" w:rsidP="00AD03CA">
            <w:pPr>
              <w:jc w:val="center"/>
              <w:rPr>
                <w:rFonts w:eastAsia="Times New Roman" w:cs="Times New Roman"/>
                <w:bCs/>
                <w:color w:val="000000"/>
                <w:kern w:val="24"/>
              </w:rPr>
            </w:pPr>
            <w:r>
              <w:rPr>
                <w:rFonts w:eastAsia="Times New Roman" w:cs="Times New Roman"/>
                <w:bCs/>
                <w:color w:val="000000"/>
                <w:kern w:val="24"/>
              </w:rPr>
              <w:t>0.19</w:t>
            </w:r>
          </w:p>
        </w:tc>
        <w:tc>
          <w:tcPr>
            <w:tcW w:w="1510" w:type="dxa"/>
          </w:tcPr>
          <w:p w14:paraId="69BEBA15" w14:textId="343DC855" w:rsidR="00972CBA" w:rsidRPr="0084048C" w:rsidRDefault="00EC2755" w:rsidP="00AD03CA">
            <w:pPr>
              <w:jc w:val="center"/>
              <w:rPr>
                <w:rFonts w:eastAsia="Times New Roman" w:cs="Times New Roman"/>
                <w:bCs/>
                <w:color w:val="000000"/>
                <w:kern w:val="24"/>
              </w:rPr>
            </w:pPr>
            <w:r>
              <w:rPr>
                <w:rFonts w:eastAsia="Times New Roman" w:cs="Times New Roman"/>
                <w:bCs/>
                <w:color w:val="000000"/>
                <w:kern w:val="24"/>
              </w:rPr>
              <w:t>0.25</w:t>
            </w:r>
          </w:p>
        </w:tc>
        <w:tc>
          <w:tcPr>
            <w:tcW w:w="1510" w:type="dxa"/>
          </w:tcPr>
          <w:p w14:paraId="54F5AE8A" w14:textId="2978F815"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0.04</w:t>
            </w:r>
          </w:p>
        </w:tc>
      </w:tr>
      <w:tr w:rsidR="00972CBA" w:rsidRPr="0084048C" w14:paraId="40174919" w14:textId="77777777" w:rsidTr="00972CBA">
        <w:trPr>
          <w:trHeight w:val="144"/>
        </w:trPr>
        <w:tc>
          <w:tcPr>
            <w:tcW w:w="3240" w:type="dxa"/>
            <w:hideMark/>
          </w:tcPr>
          <w:p w14:paraId="5A49D9AB" w14:textId="77777777" w:rsidR="00972CBA" w:rsidRPr="0084048C" w:rsidRDefault="00972CBA" w:rsidP="00972CBA">
            <w:pPr>
              <w:ind w:left="720"/>
              <w:rPr>
                <w:rFonts w:eastAsia="Times New Roman" w:cs="Times New Roman"/>
                <w:b/>
              </w:rPr>
            </w:pPr>
            <w:r w:rsidRPr="0084048C">
              <w:rPr>
                <w:rFonts w:eastAsia="Times New Roman" w:cs="Times New Roman"/>
                <w:b/>
              </w:rPr>
              <w:t xml:space="preserve">Chol:HDL-C </w:t>
            </w:r>
          </w:p>
        </w:tc>
        <w:tc>
          <w:tcPr>
            <w:tcW w:w="2900" w:type="dxa"/>
            <w:hideMark/>
          </w:tcPr>
          <w:p w14:paraId="5E3061B1" w14:textId="5C4DF5B1" w:rsidR="00972CBA" w:rsidRPr="0084048C" w:rsidRDefault="007067E3" w:rsidP="00AD03CA">
            <w:pPr>
              <w:jc w:val="center"/>
              <w:rPr>
                <w:rFonts w:eastAsia="Times New Roman" w:cs="Times New Roman"/>
                <w:b/>
              </w:rPr>
            </w:pPr>
            <w:r>
              <w:rPr>
                <w:rFonts w:eastAsia="Times New Roman" w:cs="Times New Roman"/>
                <w:b/>
                <w:bCs/>
                <w:color w:val="000000"/>
                <w:kern w:val="24"/>
              </w:rPr>
              <w:t>0.33</w:t>
            </w:r>
          </w:p>
        </w:tc>
        <w:tc>
          <w:tcPr>
            <w:tcW w:w="1510" w:type="dxa"/>
          </w:tcPr>
          <w:p w14:paraId="0120A4B6" w14:textId="7AE6FF4A" w:rsidR="00972CBA" w:rsidRPr="0084048C" w:rsidRDefault="00EC2755" w:rsidP="00AD03CA">
            <w:pPr>
              <w:jc w:val="center"/>
              <w:rPr>
                <w:rFonts w:eastAsia="Times New Roman" w:cs="Times New Roman"/>
                <w:b/>
              </w:rPr>
            </w:pPr>
            <w:r>
              <w:rPr>
                <w:rFonts w:eastAsia="Times New Roman" w:cs="Times New Roman"/>
                <w:b/>
                <w:bCs/>
                <w:color w:val="000000"/>
                <w:kern w:val="24"/>
              </w:rPr>
              <w:t>0.04</w:t>
            </w:r>
          </w:p>
        </w:tc>
        <w:tc>
          <w:tcPr>
            <w:tcW w:w="1510" w:type="dxa"/>
          </w:tcPr>
          <w:p w14:paraId="5C5B92B0" w14:textId="0896BE2E" w:rsidR="00972CBA" w:rsidRPr="0084048C" w:rsidRDefault="00D775B0" w:rsidP="00AD03CA">
            <w:pPr>
              <w:jc w:val="center"/>
              <w:rPr>
                <w:rFonts w:eastAsia="Times New Roman" w:cs="Times New Roman"/>
                <w:b/>
                <w:bCs/>
                <w:color w:val="000000"/>
                <w:kern w:val="24"/>
              </w:rPr>
            </w:pPr>
            <w:r>
              <w:rPr>
                <w:rFonts w:eastAsia="Times New Roman" w:cs="Times New Roman"/>
                <w:b/>
                <w:bCs/>
                <w:color w:val="000000"/>
                <w:kern w:val="24"/>
              </w:rPr>
              <w:t>0.11</w:t>
            </w:r>
          </w:p>
        </w:tc>
      </w:tr>
      <w:tr w:rsidR="00972CBA" w:rsidRPr="0084048C" w14:paraId="6B6B1E0C" w14:textId="77777777" w:rsidTr="00972CBA">
        <w:trPr>
          <w:trHeight w:val="144"/>
        </w:trPr>
        <w:tc>
          <w:tcPr>
            <w:tcW w:w="3240" w:type="dxa"/>
            <w:hideMark/>
          </w:tcPr>
          <w:p w14:paraId="585C1D3F" w14:textId="77777777" w:rsidR="00972CBA" w:rsidRPr="0084048C" w:rsidRDefault="00972CBA" w:rsidP="00972CBA">
            <w:pPr>
              <w:ind w:left="720"/>
              <w:rPr>
                <w:rFonts w:eastAsia="Times New Roman" w:cs="Times New Roman"/>
                <w:b/>
              </w:rPr>
            </w:pPr>
            <w:r w:rsidRPr="0084048C">
              <w:rPr>
                <w:rFonts w:eastAsia="Times New Roman" w:cs="Times New Roman"/>
                <w:b/>
                <w:bCs/>
                <w:color w:val="000000"/>
                <w:kern w:val="24"/>
              </w:rPr>
              <w:t xml:space="preserve">TG:HDL </w:t>
            </w:r>
          </w:p>
        </w:tc>
        <w:tc>
          <w:tcPr>
            <w:tcW w:w="2900" w:type="dxa"/>
            <w:hideMark/>
          </w:tcPr>
          <w:p w14:paraId="60DAD992" w14:textId="3C50C1BD" w:rsidR="00972CBA" w:rsidRPr="0084048C" w:rsidRDefault="007067E3" w:rsidP="00AD03CA">
            <w:pPr>
              <w:jc w:val="center"/>
              <w:rPr>
                <w:rFonts w:eastAsia="Times New Roman" w:cs="Times New Roman"/>
                <w:b/>
              </w:rPr>
            </w:pPr>
            <w:r>
              <w:rPr>
                <w:rFonts w:eastAsia="Times New Roman" w:cs="Times New Roman"/>
                <w:b/>
                <w:bCs/>
                <w:color w:val="000000"/>
                <w:kern w:val="24"/>
              </w:rPr>
              <w:t>0.32</w:t>
            </w:r>
          </w:p>
        </w:tc>
        <w:tc>
          <w:tcPr>
            <w:tcW w:w="1510" w:type="dxa"/>
          </w:tcPr>
          <w:p w14:paraId="46D98E28" w14:textId="64CB9DE8" w:rsidR="00972CBA" w:rsidRPr="0084048C" w:rsidRDefault="00972CBA" w:rsidP="00AD03CA">
            <w:pPr>
              <w:jc w:val="center"/>
              <w:rPr>
                <w:rFonts w:eastAsia="Times New Roman" w:cs="Times New Roman"/>
                <w:b/>
              </w:rPr>
            </w:pPr>
            <w:r w:rsidRPr="0084048C">
              <w:rPr>
                <w:rFonts w:eastAsia="Times New Roman" w:cs="Times New Roman"/>
                <w:b/>
                <w:bCs/>
                <w:color w:val="000000"/>
                <w:kern w:val="24"/>
              </w:rPr>
              <w:t>0</w:t>
            </w:r>
            <w:r w:rsidR="00EC2755">
              <w:rPr>
                <w:rFonts w:eastAsia="Times New Roman" w:cs="Times New Roman"/>
                <w:b/>
                <w:bCs/>
                <w:color w:val="000000"/>
                <w:kern w:val="24"/>
              </w:rPr>
              <w:t>.05</w:t>
            </w:r>
          </w:p>
        </w:tc>
        <w:tc>
          <w:tcPr>
            <w:tcW w:w="1510" w:type="dxa"/>
          </w:tcPr>
          <w:p w14:paraId="232F5F63" w14:textId="3E879A82" w:rsidR="00972CBA" w:rsidRPr="0084048C" w:rsidRDefault="00D775B0" w:rsidP="00AD03CA">
            <w:pPr>
              <w:jc w:val="center"/>
              <w:rPr>
                <w:rFonts w:eastAsia="Times New Roman" w:cs="Times New Roman"/>
                <w:b/>
                <w:bCs/>
                <w:color w:val="000000"/>
                <w:kern w:val="24"/>
              </w:rPr>
            </w:pPr>
            <w:r>
              <w:rPr>
                <w:rFonts w:eastAsia="Times New Roman" w:cs="Times New Roman"/>
                <w:b/>
                <w:bCs/>
                <w:color w:val="000000"/>
                <w:kern w:val="24"/>
              </w:rPr>
              <w:t>0.10</w:t>
            </w:r>
          </w:p>
        </w:tc>
      </w:tr>
      <w:tr w:rsidR="00972CBA" w:rsidRPr="0084048C" w14:paraId="0B9330D6" w14:textId="77777777" w:rsidTr="00564B48">
        <w:trPr>
          <w:trHeight w:val="144"/>
        </w:trPr>
        <w:tc>
          <w:tcPr>
            <w:tcW w:w="3240" w:type="dxa"/>
          </w:tcPr>
          <w:p w14:paraId="076C9E56" w14:textId="77777777" w:rsidR="00972CBA" w:rsidRPr="0084048C" w:rsidRDefault="00972CBA" w:rsidP="00972CBA">
            <w:pPr>
              <w:ind w:left="720"/>
              <w:rPr>
                <w:rFonts w:eastAsia="Times New Roman" w:cs="Times New Roman"/>
              </w:rPr>
            </w:pPr>
            <w:r w:rsidRPr="0084048C">
              <w:rPr>
                <w:rFonts w:eastAsia="Times New Roman" w:cs="Times New Roman"/>
              </w:rPr>
              <w:t xml:space="preserve">Glucose </w:t>
            </w:r>
          </w:p>
        </w:tc>
        <w:tc>
          <w:tcPr>
            <w:tcW w:w="2900" w:type="dxa"/>
          </w:tcPr>
          <w:p w14:paraId="6D02F2FA" w14:textId="37C0FD39" w:rsidR="007067E3" w:rsidRPr="0084048C" w:rsidRDefault="007067E3" w:rsidP="007067E3">
            <w:pPr>
              <w:jc w:val="center"/>
              <w:rPr>
                <w:rFonts w:eastAsia="Times New Roman" w:cs="Times New Roman"/>
              </w:rPr>
            </w:pPr>
            <w:r>
              <w:rPr>
                <w:rFonts w:eastAsia="Times New Roman" w:cs="Times New Roman"/>
              </w:rPr>
              <w:t>-0.29</w:t>
            </w:r>
          </w:p>
        </w:tc>
        <w:tc>
          <w:tcPr>
            <w:tcW w:w="1510" w:type="dxa"/>
          </w:tcPr>
          <w:p w14:paraId="25304154" w14:textId="1D58A3A0" w:rsidR="00972CBA" w:rsidRPr="0084048C" w:rsidRDefault="00EC2755" w:rsidP="00AD03CA">
            <w:pPr>
              <w:jc w:val="center"/>
              <w:rPr>
                <w:rFonts w:eastAsia="Times New Roman" w:cs="Times New Roman"/>
              </w:rPr>
            </w:pPr>
            <w:r>
              <w:rPr>
                <w:rFonts w:eastAsia="Times New Roman" w:cs="Times New Roman"/>
              </w:rPr>
              <w:t>0.08</w:t>
            </w:r>
          </w:p>
        </w:tc>
        <w:tc>
          <w:tcPr>
            <w:tcW w:w="1510" w:type="dxa"/>
          </w:tcPr>
          <w:p w14:paraId="47470B8E" w14:textId="22F003BB" w:rsidR="00972CBA" w:rsidRPr="0084048C" w:rsidRDefault="00B92C15" w:rsidP="00AD03CA">
            <w:pPr>
              <w:jc w:val="center"/>
              <w:rPr>
                <w:rFonts w:eastAsia="Times New Roman" w:cs="Times New Roman"/>
                <w:bCs/>
                <w:color w:val="000000"/>
                <w:kern w:val="24"/>
              </w:rPr>
            </w:pPr>
            <w:r>
              <w:rPr>
                <w:rFonts w:eastAsia="Times New Roman" w:cs="Times New Roman"/>
                <w:bCs/>
                <w:color w:val="000000"/>
                <w:kern w:val="24"/>
              </w:rPr>
              <w:t>0.08</w:t>
            </w:r>
          </w:p>
        </w:tc>
      </w:tr>
      <w:tr w:rsidR="00972CBA" w:rsidRPr="0084048C" w14:paraId="46F2426D" w14:textId="77777777" w:rsidTr="00564B48">
        <w:trPr>
          <w:trHeight w:val="144"/>
        </w:trPr>
        <w:tc>
          <w:tcPr>
            <w:tcW w:w="3240" w:type="dxa"/>
            <w:tcBorders>
              <w:bottom w:val="double" w:sz="4" w:space="0" w:color="auto"/>
            </w:tcBorders>
          </w:tcPr>
          <w:p w14:paraId="28C54AF3" w14:textId="77777777" w:rsidR="00972CBA" w:rsidRPr="0084048C" w:rsidRDefault="00972CBA" w:rsidP="00972CBA">
            <w:pPr>
              <w:ind w:left="720"/>
              <w:rPr>
                <w:rFonts w:eastAsia="Times New Roman" w:cs="Times New Roman"/>
              </w:rPr>
            </w:pPr>
            <w:r w:rsidRPr="0084048C">
              <w:rPr>
                <w:rFonts w:eastAsia="Times New Roman" w:cs="Times New Roman"/>
                <w:color w:val="000000"/>
                <w:kern w:val="24"/>
              </w:rPr>
              <w:t>Non HDL</w:t>
            </w:r>
          </w:p>
        </w:tc>
        <w:tc>
          <w:tcPr>
            <w:tcW w:w="2900" w:type="dxa"/>
            <w:tcBorders>
              <w:bottom w:val="double" w:sz="4" w:space="0" w:color="auto"/>
            </w:tcBorders>
          </w:tcPr>
          <w:p w14:paraId="33D91183" w14:textId="34D074CC" w:rsidR="00972CBA" w:rsidRPr="0084048C" w:rsidRDefault="007067E3" w:rsidP="00AD03CA">
            <w:pPr>
              <w:jc w:val="center"/>
              <w:rPr>
                <w:rFonts w:eastAsia="Times New Roman" w:cs="Times New Roman"/>
              </w:rPr>
            </w:pPr>
            <w:r>
              <w:rPr>
                <w:rFonts w:eastAsia="Times New Roman" w:cs="Times New Roman"/>
                <w:color w:val="000000"/>
                <w:kern w:val="24"/>
              </w:rPr>
              <w:t>0.21</w:t>
            </w:r>
          </w:p>
        </w:tc>
        <w:tc>
          <w:tcPr>
            <w:tcW w:w="1510" w:type="dxa"/>
            <w:tcBorders>
              <w:bottom w:val="double" w:sz="4" w:space="0" w:color="auto"/>
            </w:tcBorders>
          </w:tcPr>
          <w:p w14:paraId="2981A223" w14:textId="5859AB48" w:rsidR="00972CBA" w:rsidRPr="0084048C" w:rsidRDefault="00EC2755" w:rsidP="00AD03CA">
            <w:pPr>
              <w:jc w:val="center"/>
              <w:rPr>
                <w:rFonts w:eastAsia="Times New Roman" w:cs="Times New Roman"/>
              </w:rPr>
            </w:pPr>
            <w:r>
              <w:rPr>
                <w:rFonts w:eastAsia="Times New Roman" w:cs="Times New Roman"/>
                <w:color w:val="000000"/>
                <w:kern w:val="24"/>
              </w:rPr>
              <w:t>0.21</w:t>
            </w:r>
          </w:p>
        </w:tc>
        <w:tc>
          <w:tcPr>
            <w:tcW w:w="1510" w:type="dxa"/>
            <w:tcBorders>
              <w:bottom w:val="double" w:sz="4" w:space="0" w:color="auto"/>
            </w:tcBorders>
          </w:tcPr>
          <w:p w14:paraId="6D35E07E" w14:textId="49D5C88E" w:rsidR="00972CBA" w:rsidRPr="0084048C" w:rsidRDefault="00B92C15" w:rsidP="00AD03CA">
            <w:pPr>
              <w:jc w:val="center"/>
              <w:rPr>
                <w:rFonts w:eastAsia="Times New Roman" w:cs="Times New Roman"/>
                <w:color w:val="000000"/>
                <w:kern w:val="24"/>
              </w:rPr>
            </w:pPr>
            <w:r>
              <w:rPr>
                <w:rFonts w:eastAsia="Times New Roman" w:cs="Times New Roman"/>
                <w:color w:val="000000"/>
                <w:kern w:val="24"/>
              </w:rPr>
              <w:t>0.04</w:t>
            </w:r>
          </w:p>
        </w:tc>
      </w:tr>
    </w:tbl>
    <w:p w14:paraId="56EB24CA" w14:textId="77777777" w:rsidR="00C44980" w:rsidRPr="0084048C" w:rsidRDefault="00C44980" w:rsidP="00684EED">
      <w:pPr>
        <w:contextualSpacing/>
        <w:rPr>
          <w:rFonts w:cs="Times New Roman"/>
        </w:rPr>
      </w:pPr>
    </w:p>
    <w:p w14:paraId="15EF4761" w14:textId="77777777" w:rsidR="008119DC" w:rsidRPr="0084048C" w:rsidRDefault="008119DC" w:rsidP="00684EED">
      <w:pPr>
        <w:contextualSpacing/>
        <w:rPr>
          <w:rFonts w:cs="Times New Roman"/>
        </w:rPr>
      </w:pPr>
    </w:p>
    <w:p w14:paraId="17922098" w14:textId="77777777" w:rsidR="00F5154F" w:rsidRPr="0084048C" w:rsidRDefault="00F5154F" w:rsidP="00684EED">
      <w:pPr>
        <w:contextualSpacing/>
        <w:rPr>
          <w:rFonts w:cs="Times New Roman"/>
        </w:rPr>
      </w:pPr>
    </w:p>
    <w:p w14:paraId="5BF91E37" w14:textId="77777777" w:rsidR="008C296D" w:rsidRPr="0084048C" w:rsidRDefault="008C296D" w:rsidP="008C296D">
      <w:pPr>
        <w:rPr>
          <w:rFonts w:cs="Times New Roman"/>
        </w:rPr>
      </w:pPr>
    </w:p>
    <w:p w14:paraId="7F090A41" w14:textId="77777777" w:rsidR="008C296D" w:rsidRPr="0084048C" w:rsidRDefault="008C296D" w:rsidP="008C296D">
      <w:pPr>
        <w:ind w:left="360"/>
        <w:rPr>
          <w:rFonts w:cs="Times New Roman"/>
        </w:rPr>
      </w:pPr>
    </w:p>
    <w:p w14:paraId="18DB5D7F" w14:textId="77777777" w:rsidR="008C296D" w:rsidRPr="0084048C" w:rsidRDefault="008C296D" w:rsidP="008C296D">
      <w:pPr>
        <w:ind w:left="360"/>
        <w:rPr>
          <w:rFonts w:cs="Times New Roman"/>
        </w:rPr>
      </w:pPr>
    </w:p>
    <w:p w14:paraId="329E8A9C" w14:textId="77777777" w:rsidR="008C296D" w:rsidRPr="0084048C" w:rsidRDefault="008C296D" w:rsidP="008C296D">
      <w:pPr>
        <w:ind w:left="360"/>
        <w:rPr>
          <w:rFonts w:cs="Times New Roman"/>
        </w:rPr>
      </w:pPr>
    </w:p>
    <w:p w14:paraId="0738425D" w14:textId="77777777" w:rsidR="008C296D" w:rsidRPr="0084048C" w:rsidRDefault="008C296D" w:rsidP="008C296D">
      <w:pPr>
        <w:ind w:left="360"/>
        <w:rPr>
          <w:rFonts w:cs="Times New Roman"/>
        </w:rPr>
      </w:pPr>
    </w:p>
    <w:p w14:paraId="1456AC66" w14:textId="77777777" w:rsidR="008C296D" w:rsidRPr="0084048C" w:rsidRDefault="008C296D" w:rsidP="008C296D">
      <w:pPr>
        <w:ind w:left="360"/>
        <w:rPr>
          <w:rFonts w:cs="Times New Roman"/>
        </w:rPr>
      </w:pPr>
    </w:p>
    <w:p w14:paraId="5C208AE3" w14:textId="77777777" w:rsidR="008C296D" w:rsidRPr="0084048C" w:rsidRDefault="008C296D" w:rsidP="008C296D">
      <w:pPr>
        <w:ind w:left="360"/>
        <w:rPr>
          <w:rFonts w:cs="Times New Roman"/>
        </w:rPr>
      </w:pPr>
    </w:p>
    <w:p w14:paraId="677D0B64" w14:textId="77777777" w:rsidR="008C296D" w:rsidRPr="0084048C" w:rsidRDefault="008C296D" w:rsidP="008C296D">
      <w:pPr>
        <w:ind w:left="360"/>
        <w:rPr>
          <w:rFonts w:cs="Times New Roman"/>
        </w:rPr>
      </w:pPr>
    </w:p>
    <w:p w14:paraId="432AEEDE" w14:textId="77777777" w:rsidR="008C296D" w:rsidRPr="0084048C" w:rsidRDefault="008C296D" w:rsidP="008C296D">
      <w:pPr>
        <w:ind w:left="360"/>
        <w:rPr>
          <w:rFonts w:cs="Times New Roman"/>
        </w:rPr>
      </w:pPr>
    </w:p>
    <w:p w14:paraId="611A97EF" w14:textId="77777777" w:rsidR="008C296D" w:rsidRPr="0084048C" w:rsidRDefault="008C296D" w:rsidP="008C296D">
      <w:pPr>
        <w:ind w:left="360"/>
        <w:rPr>
          <w:rFonts w:cs="Times New Roman"/>
        </w:rPr>
      </w:pPr>
    </w:p>
    <w:p w14:paraId="54438B22" w14:textId="77777777" w:rsidR="008C296D" w:rsidRPr="0084048C" w:rsidRDefault="008C296D" w:rsidP="008C296D">
      <w:pPr>
        <w:ind w:left="360"/>
        <w:rPr>
          <w:rFonts w:cs="Times New Roman"/>
        </w:rPr>
      </w:pPr>
    </w:p>
    <w:p w14:paraId="3E3D72FD" w14:textId="77777777" w:rsidR="008C296D" w:rsidRPr="0084048C" w:rsidRDefault="008C296D" w:rsidP="008C296D">
      <w:pPr>
        <w:ind w:left="360"/>
        <w:rPr>
          <w:rFonts w:cs="Times New Roman"/>
        </w:rPr>
      </w:pPr>
    </w:p>
    <w:p w14:paraId="5671335E" w14:textId="77777777" w:rsidR="008C296D" w:rsidRPr="0084048C" w:rsidRDefault="008C296D" w:rsidP="008C296D">
      <w:pPr>
        <w:ind w:left="360"/>
        <w:rPr>
          <w:rFonts w:cs="Times New Roman"/>
        </w:rPr>
      </w:pPr>
    </w:p>
    <w:p w14:paraId="4FCC86B9" w14:textId="77777777" w:rsidR="008C296D" w:rsidRPr="0084048C" w:rsidRDefault="008C296D" w:rsidP="008C296D">
      <w:pPr>
        <w:ind w:left="360"/>
        <w:rPr>
          <w:rFonts w:cs="Times New Roman"/>
        </w:rPr>
      </w:pPr>
    </w:p>
    <w:p w14:paraId="74593E6C" w14:textId="77777777" w:rsidR="008C296D" w:rsidRPr="0084048C" w:rsidRDefault="008C296D" w:rsidP="00F05B13">
      <w:pPr>
        <w:rPr>
          <w:rFonts w:cs="Times New Roman"/>
        </w:rPr>
      </w:pPr>
    </w:p>
    <w:p w14:paraId="1EBC9F8F" w14:textId="77777777" w:rsidR="00F05B13" w:rsidRPr="0084048C" w:rsidRDefault="00F05B13" w:rsidP="00F05B13">
      <w:pPr>
        <w:rPr>
          <w:rFonts w:cs="Times New Roman"/>
        </w:rPr>
      </w:pPr>
    </w:p>
    <w:p w14:paraId="45420133" w14:textId="77777777" w:rsidR="00F05B13" w:rsidRPr="0084048C" w:rsidRDefault="00F05B13" w:rsidP="00F05B13">
      <w:pPr>
        <w:rPr>
          <w:rFonts w:cs="Times New Roman"/>
        </w:rPr>
      </w:pPr>
    </w:p>
    <w:p w14:paraId="1034C99D" w14:textId="77777777" w:rsidR="008C296D" w:rsidRPr="0084048C" w:rsidRDefault="008C296D" w:rsidP="008C296D">
      <w:pPr>
        <w:ind w:left="360"/>
        <w:rPr>
          <w:rFonts w:cs="Times New Roman"/>
        </w:rPr>
      </w:pPr>
    </w:p>
    <w:p w14:paraId="54273578" w14:textId="77777777" w:rsidR="00F060C6" w:rsidRPr="0084048C" w:rsidRDefault="00951BDE" w:rsidP="00684EED">
      <w:pPr>
        <w:contextualSpacing/>
        <w:rPr>
          <w:rFonts w:cs="Times New Roman"/>
          <w:b/>
        </w:rPr>
      </w:pPr>
      <w:r w:rsidRPr="0084048C">
        <w:rPr>
          <w:rFonts w:cs="Times New Roman"/>
          <w:noProof/>
        </w:rPr>
        <w:drawing>
          <wp:anchor distT="0" distB="0" distL="114300" distR="114300" simplePos="0" relativeHeight="251658240" behindDoc="0" locked="0" layoutInCell="1" allowOverlap="1" wp14:anchorId="3266422C" wp14:editId="18056109">
            <wp:simplePos x="0" y="0"/>
            <wp:positionH relativeFrom="column">
              <wp:posOffset>46355</wp:posOffset>
            </wp:positionH>
            <wp:positionV relativeFrom="paragraph">
              <wp:posOffset>19050</wp:posOffset>
            </wp:positionV>
            <wp:extent cx="4262755" cy="3256915"/>
            <wp:effectExtent l="19050" t="19050" r="23495"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2755" cy="3256915"/>
                    </a:xfrm>
                    <a:prstGeom prst="rect">
                      <a:avLst/>
                    </a:prstGeom>
                    <a:ln>
                      <a:solidFill>
                        <a:schemeClr val="tx1"/>
                      </a:solidFill>
                    </a:ln>
                  </pic:spPr>
                </pic:pic>
              </a:graphicData>
            </a:graphic>
          </wp:anchor>
        </w:drawing>
      </w:r>
    </w:p>
    <w:p w14:paraId="7F3B2796" w14:textId="77777777" w:rsidR="00951BDE" w:rsidRPr="0084048C" w:rsidRDefault="00951BDE" w:rsidP="00951BDE">
      <w:pPr>
        <w:pStyle w:val="ListParagraph"/>
        <w:rPr>
          <w:rFonts w:cs="Times New Roman"/>
        </w:rPr>
      </w:pPr>
    </w:p>
    <w:p w14:paraId="1B6AB462" w14:textId="77777777" w:rsidR="00951BDE" w:rsidRPr="0084048C" w:rsidRDefault="00951BDE" w:rsidP="00951BDE">
      <w:pPr>
        <w:pStyle w:val="ListParagraph"/>
        <w:rPr>
          <w:rFonts w:cs="Times New Roman"/>
        </w:rPr>
      </w:pPr>
    </w:p>
    <w:p w14:paraId="6796D610" w14:textId="77777777" w:rsidR="00951BDE" w:rsidRPr="0084048C" w:rsidRDefault="00951BDE" w:rsidP="00951BDE">
      <w:pPr>
        <w:pStyle w:val="ListParagraph"/>
        <w:rPr>
          <w:rFonts w:cs="Times New Roman"/>
        </w:rPr>
      </w:pPr>
    </w:p>
    <w:p w14:paraId="209F0213" w14:textId="77777777" w:rsidR="00951BDE" w:rsidRPr="0084048C" w:rsidRDefault="00951BDE" w:rsidP="00951BDE">
      <w:pPr>
        <w:pStyle w:val="ListParagraph"/>
        <w:rPr>
          <w:rFonts w:cs="Times New Roman"/>
        </w:rPr>
      </w:pPr>
    </w:p>
    <w:p w14:paraId="0F1F59B7" w14:textId="77777777" w:rsidR="00951BDE" w:rsidRPr="0084048C" w:rsidRDefault="00951BDE" w:rsidP="00951BDE">
      <w:pPr>
        <w:pStyle w:val="ListParagraph"/>
        <w:rPr>
          <w:rFonts w:cs="Times New Roman"/>
        </w:rPr>
      </w:pPr>
    </w:p>
    <w:p w14:paraId="40C1678B" w14:textId="77777777" w:rsidR="00951BDE" w:rsidRPr="0084048C" w:rsidRDefault="00951BDE" w:rsidP="00951BDE">
      <w:pPr>
        <w:pStyle w:val="ListParagraph"/>
        <w:rPr>
          <w:rFonts w:cs="Times New Roman"/>
        </w:rPr>
      </w:pPr>
    </w:p>
    <w:p w14:paraId="56AE23D3" w14:textId="77777777" w:rsidR="00951BDE" w:rsidRPr="0084048C" w:rsidRDefault="00951BDE" w:rsidP="00951BDE">
      <w:pPr>
        <w:pStyle w:val="ListParagraph"/>
        <w:rPr>
          <w:rFonts w:cs="Times New Roman"/>
        </w:rPr>
      </w:pPr>
    </w:p>
    <w:p w14:paraId="71A137CE" w14:textId="77777777" w:rsidR="00951BDE" w:rsidRPr="0084048C" w:rsidRDefault="00951BDE" w:rsidP="00951BDE">
      <w:pPr>
        <w:pStyle w:val="ListParagraph"/>
        <w:rPr>
          <w:rFonts w:cs="Times New Roman"/>
        </w:rPr>
      </w:pPr>
    </w:p>
    <w:p w14:paraId="50E6D817" w14:textId="77777777" w:rsidR="00951BDE" w:rsidRPr="0084048C" w:rsidRDefault="00951BDE" w:rsidP="00951BDE">
      <w:pPr>
        <w:pStyle w:val="ListParagraph"/>
        <w:rPr>
          <w:rFonts w:cs="Times New Roman"/>
        </w:rPr>
      </w:pPr>
    </w:p>
    <w:p w14:paraId="42FCC6BE" w14:textId="77777777" w:rsidR="00951BDE" w:rsidRPr="0084048C" w:rsidRDefault="00951BDE" w:rsidP="00951BDE">
      <w:pPr>
        <w:pStyle w:val="ListParagraph"/>
        <w:rPr>
          <w:rFonts w:cs="Times New Roman"/>
        </w:rPr>
      </w:pPr>
    </w:p>
    <w:p w14:paraId="76613F70" w14:textId="77777777" w:rsidR="00951BDE" w:rsidRPr="0084048C" w:rsidRDefault="00951BDE" w:rsidP="00951BDE">
      <w:pPr>
        <w:pStyle w:val="ListParagraph"/>
        <w:rPr>
          <w:rFonts w:cs="Times New Roman"/>
        </w:rPr>
      </w:pPr>
    </w:p>
    <w:p w14:paraId="0BCB926B" w14:textId="77777777" w:rsidR="00951BDE" w:rsidRPr="0084048C" w:rsidRDefault="00951BDE" w:rsidP="00951BDE">
      <w:pPr>
        <w:pStyle w:val="ListParagraph"/>
        <w:rPr>
          <w:rFonts w:cs="Times New Roman"/>
        </w:rPr>
      </w:pPr>
    </w:p>
    <w:p w14:paraId="1BBCC78C" w14:textId="77777777" w:rsidR="00951BDE" w:rsidRPr="0084048C" w:rsidRDefault="00951BDE" w:rsidP="00951BDE">
      <w:pPr>
        <w:pStyle w:val="ListParagraph"/>
        <w:rPr>
          <w:rFonts w:cs="Times New Roman"/>
        </w:rPr>
      </w:pPr>
    </w:p>
    <w:p w14:paraId="344013F0" w14:textId="77777777" w:rsidR="00951BDE" w:rsidRPr="0084048C" w:rsidRDefault="00951BDE" w:rsidP="00951BDE">
      <w:pPr>
        <w:pStyle w:val="ListParagraph"/>
        <w:rPr>
          <w:rFonts w:cs="Times New Roman"/>
        </w:rPr>
      </w:pPr>
    </w:p>
    <w:p w14:paraId="19499C02" w14:textId="77777777" w:rsidR="00951BDE" w:rsidRPr="0084048C" w:rsidRDefault="00951BDE" w:rsidP="00951BDE">
      <w:pPr>
        <w:pStyle w:val="ListParagraph"/>
        <w:rPr>
          <w:rFonts w:cs="Times New Roman"/>
        </w:rPr>
      </w:pPr>
    </w:p>
    <w:p w14:paraId="37F2A695" w14:textId="77777777" w:rsidR="00951BDE" w:rsidRPr="0084048C" w:rsidRDefault="00951BDE" w:rsidP="00951BDE">
      <w:pPr>
        <w:pStyle w:val="ListParagraph"/>
        <w:rPr>
          <w:rFonts w:cs="Times New Roman"/>
        </w:rPr>
      </w:pPr>
    </w:p>
    <w:p w14:paraId="72ED8242" w14:textId="77777777" w:rsidR="00951BDE" w:rsidRPr="0084048C" w:rsidRDefault="00951BDE" w:rsidP="00951BDE">
      <w:pPr>
        <w:pStyle w:val="ListParagraph"/>
        <w:rPr>
          <w:rFonts w:cs="Times New Roman"/>
        </w:rPr>
      </w:pPr>
    </w:p>
    <w:p w14:paraId="1CAB1FE8" w14:textId="77777777" w:rsidR="00951BDE" w:rsidRPr="0084048C" w:rsidRDefault="00951BDE" w:rsidP="00951BDE">
      <w:pPr>
        <w:pStyle w:val="ListParagraph"/>
        <w:rPr>
          <w:rFonts w:cs="Times New Roman"/>
        </w:rPr>
      </w:pPr>
    </w:p>
    <w:p w14:paraId="6BF3B98E" w14:textId="77777777" w:rsidR="00DD5E17" w:rsidRPr="0084048C" w:rsidRDefault="00DD5E17" w:rsidP="00DD5E17">
      <w:pPr>
        <w:spacing w:after="0" w:line="240" w:lineRule="auto"/>
        <w:rPr>
          <w:ins w:id="39" w:author="Tony" w:date="2017-07-28T12:24:00Z"/>
          <w:rFonts w:cs="Times New Roman"/>
        </w:rPr>
      </w:pPr>
      <w:ins w:id="40" w:author="Tony" w:date="2017-07-28T12:24:00Z">
        <w:r w:rsidRPr="0084048C">
          <w:rPr>
            <w:rFonts w:cs="Times New Roman"/>
          </w:rPr>
          <w:t>Need legend for above</w:t>
        </w:r>
      </w:ins>
      <w:ins w:id="41" w:author="Tony" w:date="2017-07-28T12:26:00Z">
        <w:r w:rsidRPr="0084048C">
          <w:rPr>
            <w:rFonts w:cs="Times New Roman"/>
          </w:rPr>
          <w:t>:</w:t>
        </w:r>
      </w:ins>
    </w:p>
    <w:p w14:paraId="00227839" w14:textId="77777777" w:rsidR="00DD5E17" w:rsidRPr="0084048C" w:rsidRDefault="00DD5E17" w:rsidP="00DD5E17">
      <w:pPr>
        <w:spacing w:after="0" w:line="240" w:lineRule="auto"/>
        <w:rPr>
          <w:ins w:id="42" w:author="Tony" w:date="2017-07-28T12:24:00Z"/>
          <w:rFonts w:cs="Times New Roman"/>
        </w:rPr>
      </w:pPr>
      <w:ins w:id="43" w:author="Tony" w:date="2017-07-28T12:24:00Z">
        <w:r w:rsidRPr="0084048C">
          <w:rPr>
            <w:rFonts w:cs="Times New Roman"/>
          </w:rPr>
          <w:t xml:space="preserve">Is part </w:t>
        </w:r>
      </w:ins>
      <w:ins w:id="44" w:author="Tony" w:date="2017-07-28T12:26:00Z">
        <w:r w:rsidRPr="0084048C">
          <w:rPr>
            <w:rFonts w:cs="Times New Roman"/>
          </w:rPr>
          <w:t>A</w:t>
        </w:r>
      </w:ins>
      <w:ins w:id="45" w:author="Tony" w:date="2017-07-28T12:24:00Z">
        <w:r w:rsidRPr="0084048C">
          <w:rPr>
            <w:rFonts w:cs="Times New Roman"/>
          </w:rPr>
          <w:t xml:space="preserve"> for all 39 subjects?</w:t>
        </w:r>
      </w:ins>
    </w:p>
    <w:p w14:paraId="456ACB18" w14:textId="77777777" w:rsidR="00DD5E17" w:rsidRPr="0084048C" w:rsidRDefault="00DD5E17" w:rsidP="00DD5E17">
      <w:pPr>
        <w:spacing w:after="0" w:line="240" w:lineRule="auto"/>
        <w:rPr>
          <w:ins w:id="46" w:author="Tony" w:date="2017-07-28T12:27:00Z"/>
          <w:rFonts w:cs="Times New Roman"/>
        </w:rPr>
      </w:pPr>
      <w:ins w:id="47" w:author="Tony" w:date="2017-07-28T12:26:00Z">
        <w:r w:rsidRPr="0084048C">
          <w:rPr>
            <w:rFonts w:cs="Times New Roman"/>
          </w:rPr>
          <w:t xml:space="preserve">Color scheme in A </w:t>
        </w:r>
      </w:ins>
      <w:ins w:id="48" w:author="Tony" w:date="2017-07-28T12:27:00Z">
        <w:r w:rsidRPr="0084048C">
          <w:rPr>
            <w:rFonts w:cs="Times New Roman"/>
          </w:rPr>
          <w:t>should be</w:t>
        </w:r>
      </w:ins>
      <w:ins w:id="49" w:author="Tony" w:date="2017-07-28T12:26:00Z">
        <w:r w:rsidRPr="0084048C">
          <w:rPr>
            <w:rFonts w:cs="Times New Roman"/>
          </w:rPr>
          <w:t xml:space="preserve"> reversed</w:t>
        </w:r>
      </w:ins>
    </w:p>
    <w:p w14:paraId="2CFE2DE4" w14:textId="77777777" w:rsidR="00DD5E17" w:rsidRPr="0084048C" w:rsidRDefault="00DD5E17" w:rsidP="00DD5E17">
      <w:pPr>
        <w:spacing w:after="0" w:line="240" w:lineRule="auto"/>
        <w:rPr>
          <w:ins w:id="50" w:author="Tony" w:date="2017-07-28T12:26:00Z"/>
          <w:rFonts w:cs="Times New Roman"/>
        </w:rPr>
      </w:pPr>
      <w:ins w:id="51" w:author="Tony" w:date="2017-07-28T12:27:00Z">
        <w:r w:rsidRPr="0084048C">
          <w:rPr>
            <w:rFonts w:cs="Times New Roman"/>
          </w:rPr>
          <w:t>Explain binning in insets</w:t>
        </w:r>
      </w:ins>
    </w:p>
    <w:p w14:paraId="2E334158" w14:textId="77777777" w:rsidR="00DD5E17" w:rsidRPr="0084048C" w:rsidRDefault="00DD5E17" w:rsidP="00DD5E17">
      <w:pPr>
        <w:spacing w:after="0" w:line="240" w:lineRule="auto"/>
        <w:rPr>
          <w:ins w:id="52" w:author="Tony" w:date="2017-07-28T12:23:00Z"/>
          <w:rFonts w:cs="Times New Roman"/>
        </w:rPr>
      </w:pPr>
    </w:p>
    <w:p w14:paraId="7F5EABAD" w14:textId="77777777" w:rsidR="00951BDE" w:rsidRPr="0084048C" w:rsidRDefault="006F5350" w:rsidP="006F5350">
      <w:pPr>
        <w:rPr>
          <w:rFonts w:cs="Times New Roman"/>
          <w:b/>
        </w:rPr>
      </w:pPr>
      <w:commentRangeStart w:id="53"/>
      <w:r w:rsidRPr="0084048C">
        <w:rPr>
          <w:rFonts w:cs="Times New Roman"/>
          <w:b/>
        </w:rPr>
        <w:t>Method</w:t>
      </w:r>
      <w:commentRangeEnd w:id="53"/>
      <w:r w:rsidR="00DD5E17" w:rsidRPr="0084048C">
        <w:rPr>
          <w:rStyle w:val="CommentReference"/>
          <w:rFonts w:cs="Times New Roman"/>
        </w:rPr>
        <w:commentReference w:id="53"/>
      </w:r>
      <w:r w:rsidRPr="0084048C">
        <w:rPr>
          <w:rFonts w:cs="Times New Roman"/>
          <w:b/>
        </w:rPr>
        <w:t xml:space="preserve">: </w:t>
      </w:r>
    </w:p>
    <w:p w14:paraId="6DECFC76" w14:textId="77777777" w:rsidR="00EE317A" w:rsidRPr="0084048C" w:rsidRDefault="00DD5E17" w:rsidP="006F5350">
      <w:pPr>
        <w:rPr>
          <w:rFonts w:cs="Times New Roman"/>
        </w:rPr>
      </w:pPr>
      <w:ins w:id="54" w:author="Tony" w:date="2017-07-28T12:29:00Z">
        <w:r w:rsidRPr="0084048C">
          <w:rPr>
            <w:rFonts w:cs="Times New Roman"/>
          </w:rPr>
          <w:t xml:space="preserve">The data were log2 transformed, which had the </w:t>
        </w:r>
      </w:ins>
      <w:ins w:id="55" w:author="Tony" w:date="2017-07-28T12:30:00Z">
        <w:r w:rsidRPr="0084048C">
          <w:rPr>
            <w:rFonts w:cs="Times New Roman"/>
          </w:rPr>
          <w:t xml:space="preserve">effect of producing more normal distributions and stabilizing the variance across analytes. </w:t>
        </w:r>
      </w:ins>
      <w:r w:rsidR="00047914" w:rsidRPr="0084048C">
        <w:rPr>
          <w:rFonts w:cs="Times New Roman"/>
        </w:rPr>
        <w:t>We performed a paired t-test (n=</w:t>
      </w:r>
      <w:commentRangeStart w:id="56"/>
      <w:r w:rsidR="00047914" w:rsidRPr="0084048C">
        <w:rPr>
          <w:rFonts w:cs="Times New Roman"/>
        </w:rPr>
        <w:t>10</w:t>
      </w:r>
      <w:commentRangeEnd w:id="56"/>
      <w:r w:rsidR="00555A7B" w:rsidRPr="0084048C">
        <w:rPr>
          <w:rStyle w:val="CommentReference"/>
          <w:rFonts w:cs="Times New Roman"/>
        </w:rPr>
        <w:commentReference w:id="56"/>
      </w:r>
      <w:r w:rsidR="00047914" w:rsidRPr="0084048C">
        <w:rPr>
          <w:rFonts w:cs="Times New Roman"/>
        </w:rPr>
        <w:t>) to compare the differences in abundance of PUFAs and oxylipins in response to the high fat tes</w:t>
      </w:r>
      <w:r w:rsidR="00984D09" w:rsidRPr="0084048C">
        <w:rPr>
          <w:rFonts w:cs="Times New Roman"/>
        </w:rPr>
        <w:t xml:space="preserve">t meal. </w:t>
      </w:r>
      <w:del w:id="57" w:author="Tony" w:date="2017-07-28T12:32:00Z">
        <w:r w:rsidR="001402B1" w:rsidRPr="0084048C" w:rsidDel="00DD5E17">
          <w:rPr>
            <w:rFonts w:cs="Times New Roman"/>
          </w:rPr>
          <w:delText xml:space="preserve">The paired t-test was performed after a </w:delText>
        </w:r>
        <w:commentRangeStart w:id="58"/>
        <w:r w:rsidR="001402B1" w:rsidRPr="0084048C" w:rsidDel="00DD5E17">
          <w:rPr>
            <w:rFonts w:cs="Times New Roman"/>
          </w:rPr>
          <w:delText xml:space="preserve">glog2 </w:delText>
        </w:r>
        <w:commentRangeEnd w:id="58"/>
        <w:r w:rsidRPr="0084048C" w:rsidDel="00DD5E17">
          <w:rPr>
            <w:rStyle w:val="CommentReference"/>
            <w:rFonts w:cs="Times New Roman"/>
          </w:rPr>
          <w:commentReference w:id="58"/>
        </w:r>
        <w:r w:rsidR="001402B1" w:rsidRPr="0084048C" w:rsidDel="00DD5E17">
          <w:rPr>
            <w:rFonts w:cs="Times New Roman"/>
          </w:rPr>
          <w:delText xml:space="preserve">transformation to get a normal distribution. </w:delText>
        </w:r>
        <w:r w:rsidR="00047914" w:rsidRPr="0084048C" w:rsidDel="00DD5E17">
          <w:rPr>
            <w:rFonts w:cs="Times New Roman"/>
          </w:rPr>
          <w:delText xml:space="preserve"> </w:delText>
        </w:r>
      </w:del>
    </w:p>
    <w:p w14:paraId="379E3B5F" w14:textId="77777777" w:rsidR="00207FF6" w:rsidRPr="0084048C" w:rsidRDefault="00C0009B" w:rsidP="00684EED">
      <w:pPr>
        <w:contextualSpacing/>
        <w:rPr>
          <w:rFonts w:cs="Times New Roman"/>
        </w:rPr>
      </w:pPr>
      <w:r w:rsidRPr="0084048C">
        <w:rPr>
          <w:rFonts w:cs="Times New Roman"/>
          <w:noProof/>
        </w:rPr>
        <w:drawing>
          <wp:inline distT="0" distB="0" distL="0" distR="0" wp14:anchorId="216861F3" wp14:editId="3C826C49">
            <wp:extent cx="2748954" cy="18969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043" cy="1904606"/>
                    </a:xfrm>
                    <a:prstGeom prst="rect">
                      <a:avLst/>
                    </a:prstGeom>
                  </pic:spPr>
                </pic:pic>
              </a:graphicData>
            </a:graphic>
          </wp:inline>
        </w:drawing>
      </w:r>
      <w:r w:rsidR="00F11570" w:rsidRPr="0084048C">
        <w:rPr>
          <w:rFonts w:cs="Times New Roman"/>
          <w:noProof/>
        </w:rPr>
        <w:drawing>
          <wp:inline distT="0" distB="0" distL="0" distR="0" wp14:anchorId="72811185" wp14:editId="5C8A15D3">
            <wp:extent cx="2856790" cy="1822120"/>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861" cy="1836835"/>
                    </a:xfrm>
                    <a:prstGeom prst="rect">
                      <a:avLst/>
                    </a:prstGeom>
                  </pic:spPr>
                </pic:pic>
              </a:graphicData>
            </a:graphic>
          </wp:inline>
        </w:drawing>
      </w:r>
    </w:p>
    <w:p w14:paraId="4C5872C5" w14:textId="77777777" w:rsidR="0062663A" w:rsidRPr="0084048C" w:rsidRDefault="00447F8B" w:rsidP="00684EED">
      <w:pPr>
        <w:contextualSpacing/>
        <w:rPr>
          <w:rFonts w:cs="Times New Roman"/>
          <w:b/>
        </w:rPr>
      </w:pPr>
      <w:r w:rsidRPr="0084048C">
        <w:rPr>
          <w:rStyle w:val="CommentReference"/>
          <w:rFonts w:cs="Times New Roman"/>
        </w:rPr>
        <w:commentReference w:id="59"/>
      </w:r>
    </w:p>
    <w:p w14:paraId="7837BF70" w14:textId="77777777" w:rsidR="0062663A" w:rsidRPr="0084048C" w:rsidRDefault="00C7470E" w:rsidP="00684EED">
      <w:pPr>
        <w:contextualSpacing/>
        <w:rPr>
          <w:rFonts w:cs="Times New Roman"/>
          <w:b/>
        </w:rPr>
      </w:pPr>
      <w:r w:rsidRPr="0084048C">
        <w:rPr>
          <w:rFonts w:cs="Times New Roman"/>
          <w:noProof/>
        </w:rPr>
        <w:drawing>
          <wp:inline distT="0" distB="0" distL="0" distR="0" wp14:anchorId="387418E5" wp14:editId="58EBC97B">
            <wp:extent cx="2612571" cy="1777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327" cy="1808127"/>
                    </a:xfrm>
                    <a:prstGeom prst="rect">
                      <a:avLst/>
                    </a:prstGeom>
                  </pic:spPr>
                </pic:pic>
              </a:graphicData>
            </a:graphic>
          </wp:inline>
        </w:drawing>
      </w:r>
      <w:r w:rsidR="007C2C37" w:rsidRPr="0084048C">
        <w:rPr>
          <w:rFonts w:cs="Times New Roman"/>
          <w:noProof/>
        </w:rPr>
        <w:drawing>
          <wp:inline distT="0" distB="0" distL="0" distR="0" wp14:anchorId="689D47AD" wp14:editId="74D3A970">
            <wp:extent cx="2915118" cy="182848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723" cy="1840786"/>
                    </a:xfrm>
                    <a:prstGeom prst="rect">
                      <a:avLst/>
                    </a:prstGeom>
                  </pic:spPr>
                </pic:pic>
              </a:graphicData>
            </a:graphic>
          </wp:inline>
        </w:drawing>
      </w:r>
    </w:p>
    <w:p w14:paraId="0DB81DA8" w14:textId="77777777" w:rsidR="0062663A" w:rsidRPr="0084048C" w:rsidRDefault="0062663A" w:rsidP="00684EED">
      <w:pPr>
        <w:contextualSpacing/>
        <w:rPr>
          <w:rFonts w:cs="Times New Roman"/>
          <w:b/>
        </w:rPr>
      </w:pPr>
    </w:p>
    <w:p w14:paraId="6B567425" w14:textId="77777777" w:rsidR="00064989" w:rsidRPr="0084048C" w:rsidRDefault="00064989" w:rsidP="00684EED">
      <w:pPr>
        <w:contextualSpacing/>
        <w:rPr>
          <w:rFonts w:cs="Times New Roman"/>
        </w:rPr>
      </w:pPr>
      <w:r w:rsidRPr="0084048C">
        <w:rPr>
          <w:rFonts w:cs="Times New Roman"/>
          <w:noProof/>
        </w:rPr>
        <w:drawing>
          <wp:anchor distT="0" distB="0" distL="114300" distR="114300" simplePos="0" relativeHeight="251659264" behindDoc="0" locked="0" layoutInCell="1" allowOverlap="1" wp14:anchorId="7718159C" wp14:editId="7201FF79">
            <wp:simplePos x="914400" y="914400"/>
            <wp:positionH relativeFrom="column">
              <wp:align>left</wp:align>
            </wp:positionH>
            <wp:positionV relativeFrom="paragraph">
              <wp:align>top</wp:align>
            </wp:positionV>
            <wp:extent cx="2470654" cy="2034330"/>
            <wp:effectExtent l="0" t="0" r="635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0654" cy="2034330"/>
                    </a:xfrm>
                    <a:prstGeom prst="rect">
                      <a:avLst/>
                    </a:prstGeom>
                  </pic:spPr>
                </pic:pic>
              </a:graphicData>
            </a:graphic>
          </wp:anchor>
        </w:drawing>
      </w:r>
      <w:r w:rsidRPr="0084048C">
        <w:rPr>
          <w:rFonts w:cs="Times New Roman"/>
          <w:b/>
        </w:rPr>
        <w:t xml:space="preserve">  </w:t>
      </w:r>
      <w:r w:rsidRPr="0084048C">
        <w:rPr>
          <w:rFonts w:cs="Times New Roman"/>
        </w:rPr>
        <w:t xml:space="preserve">Desaturase activities have been correlated with metabolic syndrome: </w:t>
      </w:r>
    </w:p>
    <w:p w14:paraId="6EB29F88" w14:textId="77777777" w:rsidR="00064989" w:rsidRPr="0084048C" w:rsidRDefault="00064989" w:rsidP="00684EED">
      <w:pPr>
        <w:contextualSpacing/>
        <w:rPr>
          <w:rFonts w:cs="Times New Roman"/>
        </w:rPr>
      </w:pPr>
      <w:r w:rsidRPr="0084048C">
        <w:rPr>
          <w:rFonts w:cs="Times New Roman"/>
        </w:rPr>
        <w:t xml:space="preserve">Δ7 desaturase- C16:1n7/ C16:0 </w:t>
      </w:r>
    </w:p>
    <w:p w14:paraId="559F1A6B" w14:textId="77777777" w:rsidR="00064989" w:rsidRPr="0084048C" w:rsidRDefault="00064989" w:rsidP="00684EED">
      <w:pPr>
        <w:contextualSpacing/>
        <w:rPr>
          <w:rFonts w:cs="Times New Roman"/>
        </w:rPr>
      </w:pPr>
      <w:r w:rsidRPr="0084048C">
        <w:rPr>
          <w:rFonts w:cs="Times New Roman"/>
        </w:rPr>
        <w:t xml:space="preserve">Δ9 desaturase- C18:1n9/ C18:0 </w:t>
      </w:r>
    </w:p>
    <w:p w14:paraId="53C55802" w14:textId="77777777" w:rsidR="001135B5" w:rsidRPr="0084048C" w:rsidRDefault="00064989" w:rsidP="00684EED">
      <w:pPr>
        <w:contextualSpacing/>
        <w:rPr>
          <w:rFonts w:cs="Times New Roman"/>
        </w:rPr>
      </w:pPr>
      <w:r w:rsidRPr="0084048C">
        <w:rPr>
          <w:rFonts w:cs="Times New Roman"/>
        </w:rPr>
        <w:t>Δ5 desaturase- C20:4n6/ C20:3n6</w:t>
      </w:r>
    </w:p>
    <w:p w14:paraId="54CE1619" w14:textId="77777777" w:rsidR="00064989" w:rsidRPr="0084048C" w:rsidRDefault="001135B5" w:rsidP="00684EED">
      <w:pPr>
        <w:contextualSpacing/>
        <w:rPr>
          <w:rFonts w:cs="Times New Roman"/>
          <w:b/>
        </w:rPr>
      </w:pPr>
      <w:r w:rsidRPr="0084048C">
        <w:rPr>
          <w:rFonts w:cs="Times New Roman"/>
        </w:rPr>
        <w:t xml:space="preserve">C18:0/C16:0 – Elongation activity ELOV6 </w:t>
      </w:r>
      <w:r w:rsidR="00064989" w:rsidRPr="0084048C">
        <w:rPr>
          <w:rFonts w:cs="Times New Roman"/>
          <w:b/>
        </w:rPr>
        <w:br w:type="textWrapping" w:clear="all"/>
      </w:r>
    </w:p>
    <w:p w14:paraId="0132A0F7" w14:textId="77777777" w:rsidR="002A61BD" w:rsidRPr="0084048C" w:rsidRDefault="002A61BD" w:rsidP="00684EED">
      <w:pPr>
        <w:contextualSpacing/>
        <w:rPr>
          <w:rFonts w:cs="Times New Roman"/>
          <w:b/>
        </w:rPr>
      </w:pPr>
      <w:r w:rsidRPr="0084048C">
        <w:rPr>
          <w:rFonts w:cs="Times New Roman"/>
          <w:b/>
        </w:rPr>
        <w:t xml:space="preserve">Result: </w:t>
      </w:r>
    </w:p>
    <w:p w14:paraId="0E55DC14" w14:textId="77777777" w:rsidR="00447F8B" w:rsidRPr="0084048C" w:rsidRDefault="00447F8B" w:rsidP="00447F8B">
      <w:pPr>
        <w:pStyle w:val="ListParagraph"/>
        <w:numPr>
          <w:ilvl w:val="0"/>
          <w:numId w:val="8"/>
        </w:numPr>
        <w:rPr>
          <w:moveTo w:id="60" w:author="Tony" w:date="2017-07-28T12:35:00Z"/>
          <w:rFonts w:cs="Times New Roman"/>
        </w:rPr>
      </w:pPr>
      <w:moveToRangeStart w:id="61" w:author="Tony" w:date="2017-07-28T12:35:00Z" w:name="move489008654"/>
      <w:moveTo w:id="62" w:author="Tony" w:date="2017-07-28T12:35:00Z">
        <w:r w:rsidRPr="0084048C">
          <w:rPr>
            <w:rFonts w:cs="Times New Roman"/>
          </w:rPr>
          <w:t>N-3 PUFA</w:t>
        </w:r>
        <w:del w:id="63" w:author="Tony" w:date="2017-07-28T12:35:00Z">
          <w:r w:rsidRPr="0084048C" w:rsidDel="00447F8B">
            <w:rPr>
              <w:rFonts w:cs="Times New Roman"/>
            </w:rPr>
            <w:delText>s</w:delText>
          </w:r>
        </w:del>
        <w:r w:rsidRPr="0084048C">
          <w:rPr>
            <w:rFonts w:cs="Times New Roman"/>
          </w:rPr>
          <w:t xml:space="preserve"> </w:t>
        </w:r>
      </w:moveTo>
      <w:ins w:id="64" w:author="Tony" w:date="2017-07-28T12:35:00Z">
        <w:r w:rsidRPr="0084048C">
          <w:rPr>
            <w:rFonts w:cs="Times New Roman"/>
          </w:rPr>
          <w:t xml:space="preserve">were </w:t>
        </w:r>
      </w:ins>
      <w:moveTo w:id="65" w:author="Tony" w:date="2017-07-28T12:35:00Z">
        <w:r w:rsidRPr="0084048C">
          <w:rPr>
            <w:rFonts w:cs="Times New Roman"/>
          </w:rPr>
          <w:t>reduce</w:t>
        </w:r>
      </w:moveTo>
      <w:ins w:id="66" w:author="Tony" w:date="2017-07-28T12:35:00Z">
        <w:r w:rsidRPr="0084048C">
          <w:rPr>
            <w:rFonts w:cs="Times New Roman"/>
          </w:rPr>
          <w:t>d</w:t>
        </w:r>
      </w:ins>
      <w:moveTo w:id="67" w:author="Tony" w:date="2017-07-28T12:35:00Z">
        <w:r w:rsidRPr="0084048C">
          <w:rPr>
            <w:rFonts w:cs="Times New Roman"/>
          </w:rPr>
          <w:t xml:space="preserve"> in </w:t>
        </w:r>
      </w:moveTo>
      <w:ins w:id="68" w:author="Tony" w:date="2017-07-28T12:36:00Z">
        <w:r w:rsidRPr="0084048C">
          <w:rPr>
            <w:rFonts w:cs="Times New Roman"/>
          </w:rPr>
          <w:t xml:space="preserve">both EFA and NEFA pools in TGRL </w:t>
        </w:r>
      </w:ins>
      <w:ins w:id="69" w:author="Tony" w:date="2017-07-28T12:37:00Z">
        <w:r w:rsidRPr="0084048C">
          <w:rPr>
            <w:rFonts w:cs="Times New Roman"/>
          </w:rPr>
          <w:t xml:space="preserve">across all subjects </w:t>
        </w:r>
      </w:ins>
      <w:ins w:id="70" w:author="Tony" w:date="2017-07-28T12:36:00Z">
        <w:r w:rsidRPr="0084048C">
          <w:rPr>
            <w:rFonts w:cs="Times New Roman"/>
          </w:rPr>
          <w:t xml:space="preserve">in response to the meal </w:t>
        </w:r>
      </w:ins>
      <w:moveTo w:id="71" w:author="Tony" w:date="2017-07-28T12:35:00Z">
        <w:del w:id="72" w:author="Tony" w:date="2017-07-28T12:36:00Z">
          <w:r w:rsidRPr="0084048C" w:rsidDel="00447F8B">
            <w:rPr>
              <w:rFonts w:cs="Times New Roman"/>
            </w:rPr>
            <w:delText xml:space="preserve">NEFA and TO fatty acid pools </w:delText>
          </w:r>
        </w:del>
      </w:moveTo>
    </w:p>
    <w:moveToRangeEnd w:id="61"/>
    <w:p w14:paraId="0EE8B586" w14:textId="77777777" w:rsidR="002A61BD" w:rsidRPr="0084048C" w:rsidRDefault="00447F8B" w:rsidP="009D0793">
      <w:pPr>
        <w:pStyle w:val="ListParagraph"/>
        <w:numPr>
          <w:ilvl w:val="0"/>
          <w:numId w:val="8"/>
        </w:numPr>
        <w:rPr>
          <w:rFonts w:cs="Times New Roman"/>
        </w:rPr>
      </w:pPr>
      <w:ins w:id="73" w:author="Tony" w:date="2017-07-28T12:37:00Z">
        <w:r w:rsidRPr="0084048C">
          <w:rPr>
            <w:rFonts w:cs="Times New Roman"/>
          </w:rPr>
          <w:t xml:space="preserve">This had the effect of increasing </w:t>
        </w:r>
      </w:ins>
      <w:del w:id="74" w:author="Tony" w:date="2017-07-28T12:37:00Z">
        <w:r w:rsidR="009D0793" w:rsidRPr="0084048C" w:rsidDel="00447F8B">
          <w:rPr>
            <w:rFonts w:cs="Times New Roman"/>
          </w:rPr>
          <w:delText>T</w:delText>
        </w:r>
      </w:del>
      <w:ins w:id="75" w:author="Tony" w:date="2017-07-28T12:37:00Z">
        <w:r w:rsidRPr="0084048C">
          <w:rPr>
            <w:rFonts w:cs="Times New Roman"/>
          </w:rPr>
          <w:t>t</w:t>
        </w:r>
      </w:ins>
      <w:r w:rsidR="009D0793" w:rsidRPr="0084048C">
        <w:rPr>
          <w:rFonts w:cs="Times New Roman"/>
        </w:rPr>
        <w:t xml:space="preserve">he overall ratio of omega-6: omega-3 PUFA </w:t>
      </w:r>
      <w:del w:id="76" w:author="Tony" w:date="2017-07-28T12:37:00Z">
        <w:r w:rsidR="009D0793" w:rsidRPr="0084048C" w:rsidDel="00447F8B">
          <w:rPr>
            <w:rFonts w:cs="Times New Roman"/>
          </w:rPr>
          <w:delText xml:space="preserve">increases across all subjects in response to the meal. </w:delText>
        </w:r>
      </w:del>
    </w:p>
    <w:p w14:paraId="108894E3" w14:textId="77777777" w:rsidR="009D0793" w:rsidRPr="0084048C" w:rsidDel="00447F8B" w:rsidRDefault="009D0793" w:rsidP="009D0793">
      <w:pPr>
        <w:pStyle w:val="ListParagraph"/>
        <w:numPr>
          <w:ilvl w:val="0"/>
          <w:numId w:val="8"/>
        </w:numPr>
        <w:rPr>
          <w:moveFrom w:id="77" w:author="Tony" w:date="2017-07-28T12:35:00Z"/>
          <w:rFonts w:cs="Times New Roman"/>
        </w:rPr>
      </w:pPr>
      <w:moveFromRangeStart w:id="78" w:author="Tony" w:date="2017-07-28T12:35:00Z" w:name="move489008654"/>
      <w:moveFrom w:id="79" w:author="Tony" w:date="2017-07-28T12:35:00Z">
        <w:r w:rsidRPr="0084048C" w:rsidDel="00447F8B">
          <w:rPr>
            <w:rFonts w:cs="Times New Roman"/>
          </w:rPr>
          <w:t xml:space="preserve">N-3 PUFAs reduce in NEFA and TO fatty acid pools </w:t>
        </w:r>
      </w:moveFrom>
    </w:p>
    <w:moveFromRangeEnd w:id="78"/>
    <w:p w14:paraId="62C470F6" w14:textId="77777777" w:rsidR="00703CF9" w:rsidRPr="0084048C" w:rsidRDefault="009D0793" w:rsidP="00703CF9">
      <w:pPr>
        <w:pStyle w:val="ListParagraph"/>
        <w:numPr>
          <w:ilvl w:val="0"/>
          <w:numId w:val="8"/>
        </w:numPr>
        <w:rPr>
          <w:ins w:id="80" w:author="Tony" w:date="2017-07-28T15:31:00Z"/>
          <w:rFonts w:cs="Times New Roman"/>
        </w:rPr>
      </w:pPr>
      <w:del w:id="81" w:author="Tony" w:date="2017-07-28T12:39:00Z">
        <w:r w:rsidRPr="0084048C" w:rsidDel="00447F8B">
          <w:rPr>
            <w:rFonts w:cs="Times New Roman"/>
          </w:rPr>
          <w:delText>There are interesting</w:delText>
        </w:r>
      </w:del>
      <w:ins w:id="82" w:author="Tony" w:date="2017-07-28T12:39:00Z">
        <w:r w:rsidR="00447F8B" w:rsidRPr="0084048C">
          <w:rPr>
            <w:rFonts w:cs="Times New Roman"/>
          </w:rPr>
          <w:t>Postprandial</w:t>
        </w:r>
      </w:ins>
      <w:r w:rsidRPr="0084048C">
        <w:rPr>
          <w:rFonts w:cs="Times New Roman"/>
        </w:rPr>
        <w:t xml:space="preserve"> changes in </w:t>
      </w:r>
      <w:ins w:id="83" w:author="Tony" w:date="2017-07-28T12:39:00Z">
        <w:r w:rsidR="00447F8B" w:rsidRPr="0084048C">
          <w:rPr>
            <w:rFonts w:cs="Times New Roman"/>
          </w:rPr>
          <w:t>TGRL reflected</w:t>
        </w:r>
      </w:ins>
      <w:del w:id="84" w:author="Tony" w:date="2017-07-28T12:39:00Z">
        <w:r w:rsidRPr="0084048C" w:rsidDel="00447F8B">
          <w:rPr>
            <w:rFonts w:cs="Times New Roman"/>
          </w:rPr>
          <w:delText>other</w:delText>
        </w:r>
      </w:del>
      <w:r w:rsidRPr="0084048C">
        <w:rPr>
          <w:rFonts w:cs="Times New Roman"/>
        </w:rPr>
        <w:t xml:space="preserve"> fatty acid metabolism activity (Δ7, Δ9, Δ5, and elongation activity). Need to read more on the role of these metabolic pathways and their association with MetS.  </w:t>
      </w:r>
    </w:p>
    <w:p w14:paraId="252E812C" w14:textId="77777777" w:rsidR="009B584F" w:rsidRPr="0084048C" w:rsidRDefault="009B584F" w:rsidP="00703CF9">
      <w:pPr>
        <w:pStyle w:val="ListParagraph"/>
        <w:numPr>
          <w:ilvl w:val="0"/>
          <w:numId w:val="8"/>
        </w:numPr>
        <w:rPr>
          <w:rFonts w:cs="Times New Roman"/>
        </w:rPr>
      </w:pPr>
      <w:ins w:id="85" w:author="Tony" w:date="2017-07-28T15:31:00Z">
        <w:r w:rsidRPr="0084048C">
          <w:rPr>
            <w:rStyle w:val="CommentReference"/>
            <w:rFonts w:cs="Times New Roman"/>
          </w:rPr>
          <w:commentReference w:id="86"/>
        </w:r>
      </w:ins>
    </w:p>
    <w:p w14:paraId="041E3115" w14:textId="77777777" w:rsidR="00703CF9" w:rsidRPr="0084048C" w:rsidRDefault="00703CF9" w:rsidP="00703CF9">
      <w:pPr>
        <w:rPr>
          <w:rFonts w:cs="Times New Roman"/>
        </w:rPr>
      </w:pPr>
      <w:r w:rsidRPr="0084048C">
        <w:rPr>
          <w:rFonts w:cs="Times New Roman"/>
          <w:b/>
        </w:rPr>
        <w:t xml:space="preserve">Method: </w:t>
      </w:r>
    </w:p>
    <w:p w14:paraId="154D99AB" w14:textId="77777777" w:rsidR="00703CF9" w:rsidRPr="0084048C" w:rsidRDefault="008145E7" w:rsidP="009E0FBF">
      <w:pPr>
        <w:rPr>
          <w:rFonts w:cs="Times New Roman"/>
        </w:rPr>
      </w:pPr>
      <w:ins w:id="87" w:author="Tony" w:date="2017-07-28T12:41:00Z">
        <w:r w:rsidRPr="0084048C">
          <w:rPr>
            <w:rFonts w:cs="Times New Roman"/>
          </w:rPr>
          <w:t>The data were log2 transformed</w:t>
        </w:r>
      </w:ins>
      <w:ins w:id="88" w:author="Tony" w:date="2017-07-28T12:42:00Z">
        <w:r w:rsidRPr="0084048C">
          <w:rPr>
            <w:rFonts w:cs="Times New Roman"/>
          </w:rPr>
          <w:t>.</w:t>
        </w:r>
      </w:ins>
      <w:ins w:id="89" w:author="Tony" w:date="2017-07-28T12:41:00Z">
        <w:r w:rsidRPr="0084048C">
          <w:rPr>
            <w:rFonts w:cs="Times New Roman"/>
          </w:rPr>
          <w:t xml:space="preserve"> </w:t>
        </w:r>
      </w:ins>
      <w:r w:rsidR="00703CF9" w:rsidRPr="0084048C">
        <w:rPr>
          <w:rFonts w:cs="Times New Roman"/>
        </w:rPr>
        <w:t>We performed a paired t-test (n=10) to compare the differences in abundance of PUFA</w:t>
      </w:r>
      <w:del w:id="90" w:author="Tony" w:date="2017-07-28T12:40:00Z">
        <w:r w:rsidR="00703CF9" w:rsidRPr="0084048C" w:rsidDel="008145E7">
          <w:rPr>
            <w:rFonts w:cs="Times New Roman"/>
          </w:rPr>
          <w:delText>s</w:delText>
        </w:r>
      </w:del>
      <w:r w:rsidR="00703CF9" w:rsidRPr="0084048C">
        <w:rPr>
          <w:rFonts w:cs="Times New Roman"/>
        </w:rPr>
        <w:t xml:space="preserve"> and oxylipins in response to the high fat test meal. Further, we performed this comparison </w:t>
      </w:r>
      <w:r w:rsidR="009E0FBF" w:rsidRPr="0084048C">
        <w:rPr>
          <w:rFonts w:cs="Times New Roman"/>
        </w:rPr>
        <w:t>with</w:t>
      </w:r>
      <w:ins w:id="91" w:author="Tony" w:date="2017-07-28T12:43:00Z">
        <w:r w:rsidRPr="0084048C">
          <w:rPr>
            <w:rFonts w:cs="Times New Roman"/>
          </w:rPr>
          <w:t>in each</w:t>
        </w:r>
      </w:ins>
      <w:del w:id="92" w:author="Tony" w:date="2017-07-28T12:43:00Z">
        <w:r w:rsidR="009E0FBF" w:rsidRPr="0084048C" w:rsidDel="008145E7">
          <w:rPr>
            <w:rFonts w:cs="Times New Roman"/>
          </w:rPr>
          <w:delText xml:space="preserve"> a</w:delText>
        </w:r>
      </w:del>
      <w:r w:rsidR="009E0FBF" w:rsidRPr="0084048C">
        <w:rPr>
          <w:rFonts w:cs="Times New Roman"/>
        </w:rPr>
        <w:t xml:space="preserve"> </w:t>
      </w:r>
      <w:r w:rsidR="00703CF9" w:rsidRPr="0084048C">
        <w:rPr>
          <w:rFonts w:cs="Times New Roman"/>
        </w:rPr>
        <w:t>subset of the samples (</w:t>
      </w:r>
      <w:r w:rsidR="009E0FBF" w:rsidRPr="0084048C">
        <w:rPr>
          <w:rFonts w:cs="Times New Roman"/>
        </w:rPr>
        <w:t>pro (n-5),  anti (</w:t>
      </w:r>
      <w:r w:rsidR="00703CF9" w:rsidRPr="0084048C">
        <w:rPr>
          <w:rFonts w:cs="Times New Roman"/>
        </w:rPr>
        <w:t>n=5)</w:t>
      </w:r>
      <w:r w:rsidR="009E0FBF" w:rsidRPr="0084048C">
        <w:rPr>
          <w:rFonts w:cs="Times New Roman"/>
        </w:rPr>
        <w:t>)</w:t>
      </w:r>
      <w:r w:rsidR="00703CF9" w:rsidRPr="0084048C">
        <w:rPr>
          <w:rFonts w:cs="Times New Roman"/>
        </w:rPr>
        <w:t xml:space="preserve">. </w:t>
      </w:r>
      <w:del w:id="93" w:author="Tony" w:date="2017-07-28T12:42:00Z">
        <w:r w:rsidR="00703CF9" w:rsidRPr="0084048C" w:rsidDel="008145E7">
          <w:rPr>
            <w:rFonts w:cs="Times New Roman"/>
          </w:rPr>
          <w:delText xml:space="preserve">The paired t-test was performed after a glog2 transformation to get a normal distribution.  </w:delText>
        </w:r>
      </w:del>
      <w:r w:rsidR="006C55F8" w:rsidRPr="0084048C">
        <w:rPr>
          <w:rFonts w:cs="Times New Roman"/>
        </w:rPr>
        <w:t xml:space="preserve">P-values </w:t>
      </w:r>
      <w:del w:id="94" w:author="Tony" w:date="2017-07-28T12:45:00Z">
        <w:r w:rsidR="006C55F8" w:rsidRPr="0084048C" w:rsidDel="00172387">
          <w:rPr>
            <w:rFonts w:cs="Times New Roman"/>
          </w:rPr>
          <w:delText xml:space="preserve">are </w:delText>
        </w:r>
      </w:del>
      <w:ins w:id="95" w:author="Tony" w:date="2017-07-28T12:45:00Z">
        <w:r w:rsidR="00172387" w:rsidRPr="0084048C">
          <w:rPr>
            <w:rFonts w:cs="Times New Roman"/>
          </w:rPr>
          <w:t xml:space="preserve">were </w:t>
        </w:r>
      </w:ins>
      <w:r w:rsidR="006C55F8" w:rsidRPr="0084048C">
        <w:rPr>
          <w:rFonts w:cs="Times New Roman"/>
        </w:rPr>
        <w:t xml:space="preserve">corrected for false discovery rate. </w:t>
      </w:r>
      <w:ins w:id="96" w:author="Tony" w:date="2017-07-28T12:45:00Z">
        <w:r w:rsidR="00172387" w:rsidRPr="0084048C">
          <w:rPr>
            <w:rFonts w:cs="Times New Roman"/>
          </w:rPr>
          <w:t xml:space="preserve">A FDR of 10% was considered </w:t>
        </w:r>
        <w:commentRangeStart w:id="97"/>
        <w:r w:rsidR="00172387" w:rsidRPr="0084048C">
          <w:rPr>
            <w:rFonts w:cs="Times New Roman"/>
          </w:rPr>
          <w:t>significant</w:t>
        </w:r>
      </w:ins>
      <w:commentRangeEnd w:id="97"/>
      <w:ins w:id="98" w:author="Tony" w:date="2017-07-28T12:47:00Z">
        <w:r w:rsidR="00172387" w:rsidRPr="0084048C">
          <w:rPr>
            <w:rStyle w:val="CommentReference"/>
            <w:rFonts w:cs="Times New Roman"/>
          </w:rPr>
          <w:commentReference w:id="97"/>
        </w:r>
      </w:ins>
      <w:ins w:id="99" w:author="Tony" w:date="2017-07-28T12:45:00Z">
        <w:r w:rsidR="00172387" w:rsidRPr="0084048C">
          <w:rPr>
            <w:rFonts w:cs="Times New Roman"/>
          </w:rPr>
          <w:t>.</w:t>
        </w:r>
      </w:ins>
    </w:p>
    <w:p w14:paraId="5D0D00F2" w14:textId="77777777" w:rsidR="009D0793" w:rsidRPr="0084048C" w:rsidRDefault="009D0793" w:rsidP="00684EED">
      <w:pPr>
        <w:contextualSpacing/>
        <w:rPr>
          <w:rFonts w:cs="Times New Roman"/>
        </w:rPr>
      </w:pPr>
    </w:p>
    <w:p w14:paraId="56EA3D39" w14:textId="77777777" w:rsidR="00050DB5" w:rsidRPr="0084048C" w:rsidRDefault="006040C2" w:rsidP="00684EED">
      <w:pPr>
        <w:contextualSpacing/>
        <w:rPr>
          <w:rFonts w:cs="Times New Roman"/>
        </w:rPr>
      </w:pPr>
      <w:commentRangeStart w:id="100"/>
      <w:r w:rsidRPr="0084048C">
        <w:rPr>
          <w:rFonts w:cs="Times New Roman"/>
          <w:b/>
        </w:rPr>
        <w:t>Table</w:t>
      </w:r>
      <w:r w:rsidR="001C361A" w:rsidRPr="0084048C">
        <w:rPr>
          <w:rFonts w:cs="Times New Roman"/>
          <w:b/>
        </w:rPr>
        <w:t>3</w:t>
      </w:r>
      <w:r w:rsidRPr="0084048C">
        <w:rPr>
          <w:rFonts w:cs="Times New Roman"/>
          <w:b/>
        </w:rPr>
        <w:t xml:space="preserve"> </w:t>
      </w:r>
      <w:r w:rsidR="00D56631" w:rsidRPr="0084048C">
        <w:rPr>
          <w:rFonts w:cs="Times New Roman"/>
        </w:rPr>
        <w:t>E</w:t>
      </w:r>
      <w:r w:rsidR="00244777" w:rsidRPr="0084048C">
        <w:rPr>
          <w:rFonts w:cs="Times New Roman"/>
        </w:rPr>
        <w:t xml:space="preserve">sterified </w:t>
      </w:r>
      <w:r w:rsidRPr="0084048C">
        <w:rPr>
          <w:rFonts w:cs="Times New Roman"/>
        </w:rPr>
        <w:t>fatty acid composition in</w:t>
      </w:r>
      <w:r w:rsidR="001C361A" w:rsidRPr="0084048C">
        <w:rPr>
          <w:rFonts w:cs="Times New Roman"/>
        </w:rPr>
        <w:t xml:space="preserve"> fasting and postprandial</w:t>
      </w:r>
      <w:r w:rsidRPr="0084048C">
        <w:rPr>
          <w:rFonts w:cs="Times New Roman"/>
        </w:rPr>
        <w:t xml:space="preserve"> </w:t>
      </w:r>
      <w:r w:rsidR="00244777" w:rsidRPr="0084048C">
        <w:rPr>
          <w:rFonts w:cs="Times New Roman"/>
        </w:rPr>
        <w:t xml:space="preserve">TGRL of </w:t>
      </w:r>
      <w:r w:rsidRPr="0084048C">
        <w:rPr>
          <w:rFonts w:cs="Times New Roman"/>
        </w:rPr>
        <w:t xml:space="preserve">all subjects. P-values are </w:t>
      </w:r>
      <w:r w:rsidR="00D56631" w:rsidRPr="0084048C">
        <w:rPr>
          <w:rFonts w:cs="Times New Roman"/>
        </w:rPr>
        <w:t xml:space="preserve">from paired t-test </w:t>
      </w:r>
      <w:r w:rsidRPr="0084048C">
        <w:rPr>
          <w:rFonts w:cs="Times New Roman"/>
        </w:rPr>
        <w:t>adjusted for false discovery rate (FDR)</w:t>
      </w:r>
      <w:commentRangeEnd w:id="100"/>
      <w:r w:rsidR="005B5BB3">
        <w:rPr>
          <w:rStyle w:val="CommentReference"/>
        </w:rPr>
        <w:commentReference w:id="100"/>
      </w:r>
    </w:p>
    <w:p w14:paraId="733B9077" w14:textId="77777777" w:rsidR="007E524E" w:rsidRPr="0084048C" w:rsidRDefault="007E524E" w:rsidP="00684EED">
      <w:pPr>
        <w:contextualSpacing/>
        <w:rPr>
          <w:rFonts w:cs="Times New Roman"/>
        </w:rPr>
      </w:pPr>
    </w:p>
    <w:tbl>
      <w:tblPr>
        <w:tblW w:w="9360" w:type="dxa"/>
        <w:tblCellMar>
          <w:top w:w="15" w:type="dxa"/>
          <w:bottom w:w="15" w:type="dxa"/>
        </w:tblCellMar>
        <w:tblLook w:val="04A0" w:firstRow="1" w:lastRow="0" w:firstColumn="1" w:lastColumn="0" w:noHBand="0" w:noVBand="1"/>
      </w:tblPr>
      <w:tblGrid>
        <w:gridCol w:w="1260"/>
        <w:gridCol w:w="180"/>
        <w:gridCol w:w="223"/>
        <w:gridCol w:w="211"/>
        <w:gridCol w:w="162"/>
        <w:gridCol w:w="1583"/>
        <w:gridCol w:w="89"/>
        <w:gridCol w:w="40"/>
        <w:gridCol w:w="210"/>
        <w:gridCol w:w="113"/>
        <w:gridCol w:w="579"/>
        <w:gridCol w:w="334"/>
        <w:gridCol w:w="529"/>
        <w:gridCol w:w="1118"/>
        <w:gridCol w:w="40"/>
        <w:gridCol w:w="797"/>
        <w:gridCol w:w="849"/>
        <w:gridCol w:w="233"/>
        <w:gridCol w:w="810"/>
      </w:tblGrid>
      <w:tr w:rsidR="00F36D55" w:rsidRPr="0084048C" w14:paraId="184A98CD" w14:textId="77777777" w:rsidTr="00C00640">
        <w:trPr>
          <w:gridAfter w:val="1"/>
          <w:wAfter w:w="810" w:type="dxa"/>
          <w:trHeight w:val="290"/>
        </w:trPr>
        <w:tc>
          <w:tcPr>
            <w:tcW w:w="1874" w:type="dxa"/>
            <w:gridSpan w:val="4"/>
            <w:tcBorders>
              <w:top w:val="nil"/>
              <w:left w:val="nil"/>
              <w:right w:val="nil"/>
            </w:tcBorders>
            <w:noWrap/>
            <w:vAlign w:val="bottom"/>
            <w:hideMark/>
          </w:tcPr>
          <w:p w14:paraId="4F22207D" w14:textId="77777777" w:rsidR="00F36D55" w:rsidRPr="0084048C" w:rsidRDefault="00F36D55" w:rsidP="00F36D55">
            <w:pPr>
              <w:spacing w:after="0" w:line="240" w:lineRule="auto"/>
              <w:rPr>
                <w:rFonts w:eastAsia="Times New Roman" w:cs="Times New Roman"/>
                <w:color w:val="000000"/>
              </w:rPr>
            </w:pPr>
            <w:r w:rsidRPr="0084048C">
              <w:rPr>
                <w:rFonts w:eastAsia="Times New Roman" w:cs="Times New Roman"/>
                <w:color w:val="000000"/>
              </w:rPr>
              <w:t xml:space="preserve">Fatty Acid </w:t>
            </w:r>
          </w:p>
        </w:tc>
        <w:tc>
          <w:tcPr>
            <w:tcW w:w="1834" w:type="dxa"/>
            <w:gridSpan w:val="3"/>
            <w:tcBorders>
              <w:top w:val="nil"/>
              <w:left w:val="nil"/>
              <w:right w:val="nil"/>
            </w:tcBorders>
            <w:vAlign w:val="bottom"/>
          </w:tcPr>
          <w:p w14:paraId="6B452D9B" w14:textId="77777777" w:rsidR="00F36D55" w:rsidRPr="0084048C" w:rsidRDefault="00F36D55" w:rsidP="00F36D55">
            <w:pPr>
              <w:spacing w:after="0" w:line="240" w:lineRule="auto"/>
              <w:rPr>
                <w:rFonts w:eastAsia="Times New Roman" w:cs="Times New Roman"/>
                <w:color w:val="000000"/>
              </w:rPr>
            </w:pPr>
            <w:r w:rsidRPr="0084048C">
              <w:rPr>
                <w:rFonts w:eastAsia="Times New Roman" w:cs="Times New Roman"/>
                <w:color w:val="000000"/>
              </w:rPr>
              <w:t xml:space="preserve">Common name </w:t>
            </w:r>
          </w:p>
        </w:tc>
        <w:tc>
          <w:tcPr>
            <w:tcW w:w="942" w:type="dxa"/>
            <w:gridSpan w:val="4"/>
            <w:tcBorders>
              <w:top w:val="nil"/>
              <w:left w:val="nil"/>
              <w:right w:val="nil"/>
            </w:tcBorders>
            <w:noWrap/>
            <w:vAlign w:val="bottom"/>
            <w:hideMark/>
          </w:tcPr>
          <w:p w14:paraId="57F3771D" w14:textId="77777777" w:rsidR="00F36D55" w:rsidRPr="0084048C" w:rsidRDefault="00F36D55" w:rsidP="00F36D55">
            <w:pPr>
              <w:spacing w:after="0" w:line="240" w:lineRule="auto"/>
              <w:rPr>
                <w:rFonts w:eastAsia="Times New Roman" w:cs="Times New Roman"/>
                <w:color w:val="000000"/>
              </w:rPr>
            </w:pPr>
            <w:r w:rsidRPr="0084048C">
              <w:rPr>
                <w:rFonts w:eastAsia="Times New Roman" w:cs="Times New Roman"/>
                <w:color w:val="000000"/>
              </w:rPr>
              <w:t xml:space="preserve">Fasting </w:t>
            </w:r>
          </w:p>
        </w:tc>
        <w:tc>
          <w:tcPr>
            <w:tcW w:w="863" w:type="dxa"/>
            <w:gridSpan w:val="2"/>
            <w:tcBorders>
              <w:top w:val="nil"/>
              <w:left w:val="nil"/>
              <w:right w:val="nil"/>
            </w:tcBorders>
            <w:noWrap/>
            <w:vAlign w:val="bottom"/>
            <w:hideMark/>
          </w:tcPr>
          <w:p w14:paraId="322D6B47" w14:textId="77777777" w:rsidR="00F36D55" w:rsidRPr="0084048C" w:rsidRDefault="00F36D55" w:rsidP="00F36D55">
            <w:pPr>
              <w:spacing w:after="0" w:line="240" w:lineRule="auto"/>
              <w:rPr>
                <w:rFonts w:eastAsia="Times New Roman" w:cs="Times New Roman"/>
                <w:color w:val="000000"/>
              </w:rPr>
            </w:pPr>
          </w:p>
        </w:tc>
        <w:tc>
          <w:tcPr>
            <w:tcW w:w="1955" w:type="dxa"/>
            <w:gridSpan w:val="3"/>
            <w:tcBorders>
              <w:top w:val="nil"/>
              <w:left w:val="nil"/>
              <w:right w:val="nil"/>
            </w:tcBorders>
            <w:noWrap/>
            <w:vAlign w:val="bottom"/>
            <w:hideMark/>
          </w:tcPr>
          <w:p w14:paraId="1379512C" w14:textId="77777777" w:rsidR="00F36D55" w:rsidRPr="0084048C" w:rsidRDefault="00F36D55" w:rsidP="00F36D55">
            <w:pPr>
              <w:spacing w:after="0" w:line="240" w:lineRule="auto"/>
              <w:rPr>
                <w:rFonts w:eastAsia="Times New Roman" w:cs="Times New Roman"/>
                <w:color w:val="000000"/>
              </w:rPr>
            </w:pPr>
            <w:r w:rsidRPr="0084048C">
              <w:rPr>
                <w:rFonts w:eastAsia="Times New Roman" w:cs="Times New Roman"/>
                <w:color w:val="000000"/>
              </w:rPr>
              <w:t xml:space="preserve">Postprandial </w:t>
            </w:r>
          </w:p>
        </w:tc>
        <w:tc>
          <w:tcPr>
            <w:tcW w:w="1082" w:type="dxa"/>
            <w:gridSpan w:val="2"/>
            <w:tcBorders>
              <w:top w:val="nil"/>
              <w:left w:val="nil"/>
              <w:right w:val="nil"/>
            </w:tcBorders>
            <w:noWrap/>
            <w:vAlign w:val="bottom"/>
            <w:hideMark/>
          </w:tcPr>
          <w:p w14:paraId="302BB850" w14:textId="77777777" w:rsidR="00F36D55" w:rsidRPr="0084048C" w:rsidRDefault="00F36D55" w:rsidP="00F36D55">
            <w:pPr>
              <w:spacing w:after="0" w:line="240" w:lineRule="auto"/>
              <w:rPr>
                <w:rFonts w:eastAsia="Times New Roman" w:cs="Times New Roman"/>
                <w:color w:val="000000"/>
              </w:rPr>
            </w:pPr>
            <w:r w:rsidRPr="0084048C">
              <w:rPr>
                <w:rFonts w:eastAsia="Times New Roman" w:cs="Times New Roman"/>
                <w:color w:val="000000"/>
              </w:rPr>
              <w:t xml:space="preserve">P-values </w:t>
            </w:r>
          </w:p>
        </w:tc>
      </w:tr>
      <w:tr w:rsidR="0094340A" w:rsidRPr="0084048C" w14:paraId="56AE1A78" w14:textId="77777777" w:rsidTr="00C00640">
        <w:trPr>
          <w:gridAfter w:val="1"/>
          <w:wAfter w:w="810" w:type="dxa"/>
          <w:trHeight w:val="290"/>
        </w:trPr>
        <w:tc>
          <w:tcPr>
            <w:tcW w:w="1874" w:type="dxa"/>
            <w:gridSpan w:val="4"/>
            <w:tcBorders>
              <w:left w:val="nil"/>
              <w:bottom w:val="double" w:sz="4" w:space="0" w:color="auto"/>
              <w:right w:val="nil"/>
            </w:tcBorders>
            <w:noWrap/>
            <w:vAlign w:val="bottom"/>
          </w:tcPr>
          <w:p w14:paraId="00D4ABBF" w14:textId="77777777" w:rsidR="0094340A" w:rsidRPr="0084048C" w:rsidRDefault="0094340A" w:rsidP="00F36D55">
            <w:pPr>
              <w:spacing w:after="0" w:line="240" w:lineRule="auto"/>
              <w:rPr>
                <w:rFonts w:eastAsia="Times New Roman" w:cs="Times New Roman"/>
                <w:color w:val="000000"/>
              </w:rPr>
            </w:pPr>
          </w:p>
        </w:tc>
        <w:tc>
          <w:tcPr>
            <w:tcW w:w="1834" w:type="dxa"/>
            <w:gridSpan w:val="3"/>
            <w:tcBorders>
              <w:left w:val="nil"/>
              <w:bottom w:val="double" w:sz="4" w:space="0" w:color="auto"/>
              <w:right w:val="nil"/>
            </w:tcBorders>
            <w:vAlign w:val="bottom"/>
          </w:tcPr>
          <w:p w14:paraId="79CD657F" w14:textId="77777777" w:rsidR="0094340A" w:rsidRPr="0084048C" w:rsidRDefault="0094340A" w:rsidP="00F36D55">
            <w:pPr>
              <w:spacing w:after="0" w:line="240" w:lineRule="auto"/>
              <w:rPr>
                <w:rFonts w:eastAsia="Times New Roman" w:cs="Times New Roman"/>
                <w:color w:val="000000"/>
              </w:rPr>
            </w:pPr>
          </w:p>
        </w:tc>
        <w:tc>
          <w:tcPr>
            <w:tcW w:w="942" w:type="dxa"/>
            <w:gridSpan w:val="4"/>
            <w:tcBorders>
              <w:left w:val="nil"/>
              <w:bottom w:val="double" w:sz="4" w:space="0" w:color="auto"/>
              <w:right w:val="nil"/>
            </w:tcBorders>
            <w:noWrap/>
            <w:vAlign w:val="bottom"/>
          </w:tcPr>
          <w:p w14:paraId="57BBB24C" w14:textId="77777777" w:rsidR="0094340A" w:rsidRPr="0084048C" w:rsidRDefault="0094340A" w:rsidP="00F36D55">
            <w:pPr>
              <w:spacing w:after="0" w:line="240" w:lineRule="auto"/>
              <w:rPr>
                <w:rFonts w:eastAsia="Times New Roman" w:cs="Times New Roman"/>
                <w:color w:val="000000"/>
              </w:rPr>
            </w:pPr>
          </w:p>
        </w:tc>
        <w:tc>
          <w:tcPr>
            <w:tcW w:w="863" w:type="dxa"/>
            <w:gridSpan w:val="2"/>
            <w:tcBorders>
              <w:left w:val="nil"/>
              <w:bottom w:val="double" w:sz="4" w:space="0" w:color="auto"/>
              <w:right w:val="nil"/>
            </w:tcBorders>
            <w:noWrap/>
            <w:vAlign w:val="bottom"/>
          </w:tcPr>
          <w:p w14:paraId="56B3E80C" w14:textId="77777777" w:rsidR="0094340A" w:rsidRPr="0084048C" w:rsidRDefault="0094340A" w:rsidP="00F36D55">
            <w:pPr>
              <w:spacing w:after="0" w:line="240" w:lineRule="auto"/>
              <w:rPr>
                <w:rFonts w:eastAsia="Times New Roman" w:cs="Times New Roman"/>
                <w:color w:val="000000"/>
              </w:rPr>
            </w:pPr>
          </w:p>
        </w:tc>
        <w:tc>
          <w:tcPr>
            <w:tcW w:w="1955" w:type="dxa"/>
            <w:gridSpan w:val="3"/>
            <w:tcBorders>
              <w:left w:val="nil"/>
              <w:bottom w:val="double" w:sz="4" w:space="0" w:color="auto"/>
              <w:right w:val="nil"/>
            </w:tcBorders>
            <w:noWrap/>
            <w:vAlign w:val="bottom"/>
          </w:tcPr>
          <w:p w14:paraId="4ED9F76A" w14:textId="77777777" w:rsidR="0094340A" w:rsidRPr="0084048C" w:rsidRDefault="0094340A" w:rsidP="00F36D55">
            <w:pPr>
              <w:spacing w:after="0" w:line="240" w:lineRule="auto"/>
              <w:rPr>
                <w:rFonts w:eastAsia="Times New Roman" w:cs="Times New Roman"/>
                <w:color w:val="000000"/>
              </w:rPr>
            </w:pPr>
          </w:p>
        </w:tc>
        <w:tc>
          <w:tcPr>
            <w:tcW w:w="1082" w:type="dxa"/>
            <w:gridSpan w:val="2"/>
            <w:tcBorders>
              <w:left w:val="nil"/>
              <w:bottom w:val="double" w:sz="4" w:space="0" w:color="auto"/>
              <w:right w:val="nil"/>
            </w:tcBorders>
            <w:noWrap/>
            <w:vAlign w:val="bottom"/>
          </w:tcPr>
          <w:p w14:paraId="1AF57C4B" w14:textId="77777777" w:rsidR="0094340A" w:rsidRPr="0084048C" w:rsidRDefault="0094340A" w:rsidP="00F36D55">
            <w:pPr>
              <w:spacing w:after="0" w:line="240" w:lineRule="auto"/>
              <w:rPr>
                <w:rFonts w:eastAsia="Times New Roman" w:cs="Times New Roman"/>
                <w:color w:val="000000"/>
              </w:rPr>
            </w:pPr>
          </w:p>
        </w:tc>
      </w:tr>
      <w:tr w:rsidR="00680797" w:rsidRPr="0084048C" w14:paraId="1E0AA41D" w14:textId="77777777" w:rsidTr="00C00640">
        <w:trPr>
          <w:trHeight w:val="290"/>
        </w:trPr>
        <w:tc>
          <w:tcPr>
            <w:tcW w:w="3748" w:type="dxa"/>
            <w:gridSpan w:val="8"/>
            <w:tcBorders>
              <w:top w:val="double" w:sz="4" w:space="0" w:color="auto"/>
              <w:left w:val="nil"/>
              <w:bottom w:val="nil"/>
              <w:right w:val="nil"/>
            </w:tcBorders>
            <w:noWrap/>
            <w:vAlign w:val="bottom"/>
          </w:tcPr>
          <w:p w14:paraId="703A4389" w14:textId="77777777" w:rsidR="00680797" w:rsidRPr="0084048C" w:rsidRDefault="00680797" w:rsidP="00F36D55">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Saturated fatty acid </w:t>
            </w:r>
          </w:p>
        </w:tc>
        <w:tc>
          <w:tcPr>
            <w:tcW w:w="1236" w:type="dxa"/>
            <w:gridSpan w:val="4"/>
            <w:tcBorders>
              <w:top w:val="double" w:sz="4" w:space="0" w:color="auto"/>
              <w:left w:val="nil"/>
              <w:bottom w:val="nil"/>
              <w:right w:val="nil"/>
            </w:tcBorders>
            <w:noWrap/>
            <w:vAlign w:val="bottom"/>
          </w:tcPr>
          <w:p w14:paraId="063DC5BA" w14:textId="77777777" w:rsidR="00680797" w:rsidRPr="0084048C" w:rsidRDefault="00680797" w:rsidP="00F36D55">
            <w:pPr>
              <w:spacing w:after="0" w:line="240" w:lineRule="auto"/>
              <w:rPr>
                <w:rFonts w:eastAsia="Times New Roman" w:cs="Times New Roman"/>
                <w:color w:val="000000"/>
              </w:rPr>
            </w:pPr>
          </w:p>
        </w:tc>
        <w:tc>
          <w:tcPr>
            <w:tcW w:w="1647" w:type="dxa"/>
            <w:gridSpan w:val="2"/>
            <w:tcBorders>
              <w:top w:val="double" w:sz="4" w:space="0" w:color="auto"/>
              <w:left w:val="nil"/>
              <w:bottom w:val="nil"/>
              <w:right w:val="nil"/>
            </w:tcBorders>
            <w:noWrap/>
            <w:vAlign w:val="bottom"/>
          </w:tcPr>
          <w:p w14:paraId="0AD713DD" w14:textId="77777777" w:rsidR="00680797" w:rsidRPr="0084048C" w:rsidRDefault="00680797" w:rsidP="00F36D55">
            <w:pPr>
              <w:spacing w:after="0" w:line="240" w:lineRule="auto"/>
              <w:rPr>
                <w:rFonts w:eastAsia="Times New Roman" w:cs="Times New Roman"/>
                <w:color w:val="000000"/>
              </w:rPr>
            </w:pPr>
          </w:p>
        </w:tc>
        <w:tc>
          <w:tcPr>
            <w:tcW w:w="1686" w:type="dxa"/>
            <w:gridSpan w:val="3"/>
            <w:tcBorders>
              <w:top w:val="double" w:sz="4" w:space="0" w:color="auto"/>
              <w:left w:val="nil"/>
              <w:bottom w:val="nil"/>
              <w:right w:val="nil"/>
            </w:tcBorders>
            <w:noWrap/>
            <w:vAlign w:val="bottom"/>
          </w:tcPr>
          <w:p w14:paraId="7821CDF6" w14:textId="77777777" w:rsidR="00680797" w:rsidRPr="0084048C" w:rsidRDefault="00680797" w:rsidP="00EB1FBD">
            <w:pPr>
              <w:spacing w:after="0" w:line="240" w:lineRule="auto"/>
              <w:jc w:val="right"/>
              <w:rPr>
                <w:rFonts w:eastAsia="Times New Roman" w:cs="Times New Roman"/>
                <w:color w:val="000000"/>
              </w:rPr>
            </w:pPr>
          </w:p>
        </w:tc>
        <w:tc>
          <w:tcPr>
            <w:tcW w:w="1043" w:type="dxa"/>
            <w:gridSpan w:val="2"/>
            <w:tcBorders>
              <w:top w:val="double" w:sz="4" w:space="0" w:color="auto"/>
              <w:left w:val="nil"/>
              <w:bottom w:val="nil"/>
              <w:right w:val="nil"/>
            </w:tcBorders>
            <w:noWrap/>
            <w:vAlign w:val="bottom"/>
          </w:tcPr>
          <w:p w14:paraId="43E75DEA" w14:textId="77777777" w:rsidR="00680797" w:rsidRPr="0084048C" w:rsidRDefault="00680797" w:rsidP="00F36D55">
            <w:pPr>
              <w:spacing w:after="0" w:line="240" w:lineRule="auto"/>
              <w:jc w:val="right"/>
              <w:rPr>
                <w:rFonts w:eastAsia="Times New Roman" w:cs="Times New Roman"/>
                <w:color w:val="000000"/>
              </w:rPr>
            </w:pPr>
          </w:p>
        </w:tc>
      </w:tr>
      <w:tr w:rsidR="00EB1FBD" w:rsidRPr="0084048C" w14:paraId="31B927DF" w14:textId="77777777" w:rsidTr="00C00640">
        <w:trPr>
          <w:gridAfter w:val="1"/>
          <w:wAfter w:w="810" w:type="dxa"/>
          <w:trHeight w:val="290"/>
        </w:trPr>
        <w:tc>
          <w:tcPr>
            <w:tcW w:w="1440" w:type="dxa"/>
            <w:gridSpan w:val="2"/>
            <w:tcBorders>
              <w:left w:val="nil"/>
              <w:bottom w:val="nil"/>
              <w:right w:val="nil"/>
            </w:tcBorders>
            <w:noWrap/>
            <w:vAlign w:val="bottom"/>
            <w:hideMark/>
          </w:tcPr>
          <w:p w14:paraId="1946B8AA" w14:textId="77777777" w:rsidR="00EB1FBD" w:rsidRPr="0084048C" w:rsidRDefault="004C777F" w:rsidP="00F36D55">
            <w:pPr>
              <w:spacing w:after="0" w:line="240" w:lineRule="auto"/>
              <w:rPr>
                <w:rFonts w:eastAsia="Times New Roman" w:cs="Times New Roman"/>
                <w:color w:val="000000"/>
              </w:rPr>
            </w:pPr>
            <w:r w:rsidRPr="0084048C">
              <w:rPr>
                <w:rFonts w:eastAsia="Times New Roman" w:cs="Times New Roman"/>
                <w:color w:val="000000"/>
              </w:rPr>
              <w:t>%</w:t>
            </w:r>
            <w:r w:rsidR="00EB1FBD" w:rsidRPr="0084048C">
              <w:rPr>
                <w:rFonts w:eastAsia="Times New Roman" w:cs="Times New Roman"/>
                <w:color w:val="000000"/>
              </w:rPr>
              <w:t xml:space="preserve">C20:0 </w:t>
            </w:r>
            <w:r w:rsidRPr="0084048C">
              <w:rPr>
                <w:rFonts w:eastAsia="Times New Roman" w:cs="Times New Roman"/>
                <w:b/>
                <w:color w:val="000000"/>
              </w:rPr>
              <w:t>#</w:t>
            </w:r>
          </w:p>
        </w:tc>
        <w:tc>
          <w:tcPr>
            <w:tcW w:w="2268" w:type="dxa"/>
            <w:gridSpan w:val="5"/>
            <w:tcBorders>
              <w:left w:val="nil"/>
              <w:bottom w:val="nil"/>
              <w:right w:val="nil"/>
            </w:tcBorders>
            <w:noWrap/>
            <w:vAlign w:val="bottom"/>
            <w:hideMark/>
          </w:tcPr>
          <w:p w14:paraId="49271A37" w14:textId="77777777" w:rsidR="00EB1FBD" w:rsidRPr="0084048C" w:rsidRDefault="00EB1FBD" w:rsidP="00F36D55">
            <w:pPr>
              <w:spacing w:after="0" w:line="240" w:lineRule="auto"/>
              <w:rPr>
                <w:rFonts w:eastAsia="Times New Roman" w:cs="Times New Roman"/>
                <w:color w:val="000000"/>
              </w:rPr>
            </w:pPr>
            <w:r w:rsidRPr="0084048C">
              <w:rPr>
                <w:rFonts w:eastAsia="Times New Roman" w:cs="Times New Roman"/>
                <w:color w:val="000000"/>
              </w:rPr>
              <w:t xml:space="preserve">Arachidic acid </w:t>
            </w:r>
          </w:p>
        </w:tc>
        <w:tc>
          <w:tcPr>
            <w:tcW w:w="1805" w:type="dxa"/>
            <w:gridSpan w:val="6"/>
            <w:tcBorders>
              <w:left w:val="nil"/>
              <w:bottom w:val="nil"/>
              <w:right w:val="nil"/>
            </w:tcBorders>
            <w:noWrap/>
            <w:vAlign w:val="bottom"/>
            <w:hideMark/>
          </w:tcPr>
          <w:p w14:paraId="7C257C41" w14:textId="77777777" w:rsidR="00EB1FBD" w:rsidRPr="0084048C" w:rsidRDefault="00EB1FBD" w:rsidP="00F36D55">
            <w:pPr>
              <w:spacing w:after="0" w:line="240" w:lineRule="auto"/>
              <w:rPr>
                <w:rFonts w:eastAsia="Times New Roman" w:cs="Times New Roman"/>
                <w:color w:val="000000"/>
              </w:rPr>
            </w:pPr>
            <w:r w:rsidRPr="0084048C">
              <w:rPr>
                <w:rFonts w:eastAsia="Times New Roman" w:cs="Times New Roman"/>
                <w:color w:val="000000"/>
              </w:rPr>
              <w:t>0.04% +/-0.02%</w:t>
            </w:r>
          </w:p>
        </w:tc>
        <w:tc>
          <w:tcPr>
            <w:tcW w:w="1955" w:type="dxa"/>
            <w:gridSpan w:val="3"/>
            <w:tcBorders>
              <w:left w:val="nil"/>
              <w:bottom w:val="nil"/>
              <w:right w:val="nil"/>
            </w:tcBorders>
            <w:noWrap/>
            <w:vAlign w:val="bottom"/>
            <w:hideMark/>
          </w:tcPr>
          <w:p w14:paraId="451CC65E" w14:textId="77777777" w:rsidR="00EB1FBD" w:rsidRPr="0084048C" w:rsidRDefault="00EB1FBD" w:rsidP="00EB1FBD">
            <w:pPr>
              <w:spacing w:after="0" w:line="240" w:lineRule="auto"/>
              <w:jc w:val="right"/>
              <w:rPr>
                <w:rFonts w:eastAsia="Times New Roman" w:cs="Times New Roman"/>
                <w:color w:val="000000"/>
              </w:rPr>
            </w:pPr>
            <w:r w:rsidRPr="0084048C">
              <w:rPr>
                <w:rFonts w:eastAsia="Times New Roman" w:cs="Times New Roman"/>
                <w:color w:val="000000"/>
              </w:rPr>
              <w:t>0.11% +/- 0.05%</w:t>
            </w:r>
          </w:p>
        </w:tc>
        <w:tc>
          <w:tcPr>
            <w:tcW w:w="1082" w:type="dxa"/>
            <w:gridSpan w:val="2"/>
            <w:tcBorders>
              <w:left w:val="nil"/>
              <w:bottom w:val="nil"/>
              <w:right w:val="nil"/>
            </w:tcBorders>
            <w:noWrap/>
            <w:vAlign w:val="bottom"/>
            <w:hideMark/>
          </w:tcPr>
          <w:p w14:paraId="7BF2EE9E" w14:textId="77777777" w:rsidR="00EB1FBD" w:rsidRPr="0084048C" w:rsidRDefault="00EB1FBD" w:rsidP="00F36D55">
            <w:pPr>
              <w:spacing w:after="0" w:line="240" w:lineRule="auto"/>
              <w:jc w:val="right"/>
              <w:rPr>
                <w:rFonts w:eastAsia="Times New Roman" w:cs="Times New Roman"/>
                <w:color w:val="000000"/>
              </w:rPr>
            </w:pPr>
            <w:r w:rsidRPr="0084048C">
              <w:rPr>
                <w:rFonts w:eastAsia="Times New Roman" w:cs="Times New Roman"/>
                <w:color w:val="000000"/>
              </w:rPr>
              <w:t>9.17E-04</w:t>
            </w:r>
          </w:p>
        </w:tc>
      </w:tr>
      <w:tr w:rsidR="00EB1FBD" w:rsidRPr="0084048C" w14:paraId="12756B17"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273B753F" w14:textId="77777777" w:rsidR="00EB1FBD" w:rsidRPr="0084048C" w:rsidRDefault="00680797" w:rsidP="00F36D55">
            <w:pPr>
              <w:spacing w:after="0" w:line="240" w:lineRule="auto"/>
              <w:rPr>
                <w:rFonts w:eastAsia="Times New Roman" w:cs="Times New Roman"/>
                <w:color w:val="000000"/>
              </w:rPr>
            </w:pPr>
            <w:r w:rsidRPr="0084048C">
              <w:rPr>
                <w:rFonts w:eastAsia="Times New Roman" w:cs="Times New Roman"/>
                <w:color w:val="000000"/>
              </w:rPr>
              <w:t>%</w:t>
            </w:r>
            <w:r w:rsidR="00EB1FBD" w:rsidRPr="0084048C">
              <w:rPr>
                <w:rFonts w:eastAsia="Times New Roman" w:cs="Times New Roman"/>
                <w:color w:val="000000"/>
              </w:rPr>
              <w:t>C18</w:t>
            </w:r>
            <w:r w:rsidRPr="0084048C">
              <w:rPr>
                <w:rFonts w:eastAsia="Times New Roman" w:cs="Times New Roman"/>
                <w:color w:val="000000"/>
              </w:rPr>
              <w:t>:</w:t>
            </w:r>
            <w:r w:rsidR="00EB1FBD" w:rsidRPr="0084048C">
              <w:rPr>
                <w:rFonts w:eastAsia="Times New Roman" w:cs="Times New Roman"/>
                <w:color w:val="000000"/>
              </w:rPr>
              <w:t>0</w:t>
            </w:r>
            <w:r w:rsidR="004C777F" w:rsidRPr="0084048C">
              <w:rPr>
                <w:rFonts w:eastAsia="Times New Roman" w:cs="Times New Roman"/>
                <w:color w:val="000000"/>
              </w:rPr>
              <w:t xml:space="preserve"> </w:t>
            </w:r>
            <w:r w:rsidR="004C777F" w:rsidRPr="0084048C">
              <w:rPr>
                <w:rFonts w:eastAsia="Times New Roman" w:cs="Times New Roman"/>
                <w:b/>
                <w:color w:val="000000"/>
              </w:rPr>
              <w:t>#</w:t>
            </w:r>
          </w:p>
        </w:tc>
        <w:tc>
          <w:tcPr>
            <w:tcW w:w="2268" w:type="dxa"/>
            <w:gridSpan w:val="5"/>
            <w:tcBorders>
              <w:top w:val="nil"/>
              <w:left w:val="nil"/>
              <w:bottom w:val="nil"/>
              <w:right w:val="nil"/>
            </w:tcBorders>
            <w:noWrap/>
            <w:vAlign w:val="bottom"/>
            <w:hideMark/>
          </w:tcPr>
          <w:p w14:paraId="2F0DC68F" w14:textId="77777777" w:rsidR="00EB1FBD" w:rsidRPr="0084048C" w:rsidRDefault="00EB1FBD" w:rsidP="00F36D55">
            <w:pPr>
              <w:spacing w:after="0" w:line="240" w:lineRule="auto"/>
              <w:rPr>
                <w:rFonts w:eastAsia="Times New Roman" w:cs="Times New Roman"/>
                <w:color w:val="000000"/>
              </w:rPr>
            </w:pPr>
            <w:r w:rsidRPr="0084048C">
              <w:rPr>
                <w:rFonts w:eastAsia="Times New Roman" w:cs="Times New Roman"/>
                <w:color w:val="000000"/>
              </w:rPr>
              <w:t xml:space="preserve">Stearic acid </w:t>
            </w:r>
          </w:p>
        </w:tc>
        <w:tc>
          <w:tcPr>
            <w:tcW w:w="1805" w:type="dxa"/>
            <w:gridSpan w:val="6"/>
            <w:tcBorders>
              <w:top w:val="nil"/>
              <w:left w:val="nil"/>
              <w:bottom w:val="nil"/>
              <w:right w:val="nil"/>
            </w:tcBorders>
            <w:noWrap/>
            <w:vAlign w:val="bottom"/>
            <w:hideMark/>
          </w:tcPr>
          <w:p w14:paraId="3E87192B" w14:textId="77777777" w:rsidR="00EB1FBD" w:rsidRPr="0084048C" w:rsidRDefault="00EB1FBD" w:rsidP="00050DB5">
            <w:pPr>
              <w:spacing w:after="0" w:line="240" w:lineRule="auto"/>
              <w:rPr>
                <w:rFonts w:eastAsia="Times New Roman" w:cs="Times New Roman"/>
                <w:color w:val="000000"/>
              </w:rPr>
            </w:pPr>
            <w:r w:rsidRPr="0084048C">
              <w:rPr>
                <w:rFonts w:eastAsia="Times New Roman" w:cs="Times New Roman"/>
                <w:color w:val="000000"/>
              </w:rPr>
              <w:t>4.28% +/- 0.55%</w:t>
            </w:r>
          </w:p>
        </w:tc>
        <w:tc>
          <w:tcPr>
            <w:tcW w:w="1955" w:type="dxa"/>
            <w:gridSpan w:val="3"/>
            <w:tcBorders>
              <w:top w:val="nil"/>
              <w:left w:val="nil"/>
              <w:bottom w:val="nil"/>
              <w:right w:val="nil"/>
            </w:tcBorders>
            <w:noWrap/>
            <w:vAlign w:val="bottom"/>
            <w:hideMark/>
          </w:tcPr>
          <w:p w14:paraId="5FDD4975" w14:textId="77777777" w:rsidR="00EB1FBD" w:rsidRPr="0084048C" w:rsidRDefault="00EB1FBD" w:rsidP="00EB1FBD">
            <w:pPr>
              <w:spacing w:after="0" w:line="240" w:lineRule="auto"/>
              <w:jc w:val="right"/>
              <w:rPr>
                <w:rFonts w:eastAsia="Times New Roman" w:cs="Times New Roman"/>
                <w:color w:val="000000"/>
              </w:rPr>
            </w:pPr>
            <w:r w:rsidRPr="0084048C">
              <w:rPr>
                <w:rFonts w:eastAsia="Times New Roman" w:cs="Times New Roman"/>
                <w:color w:val="000000"/>
              </w:rPr>
              <w:t>6.50% +/- 0.86%</w:t>
            </w:r>
          </w:p>
        </w:tc>
        <w:tc>
          <w:tcPr>
            <w:tcW w:w="1082" w:type="dxa"/>
            <w:gridSpan w:val="2"/>
            <w:tcBorders>
              <w:top w:val="nil"/>
              <w:left w:val="nil"/>
              <w:bottom w:val="nil"/>
              <w:right w:val="nil"/>
            </w:tcBorders>
            <w:noWrap/>
            <w:vAlign w:val="bottom"/>
            <w:hideMark/>
          </w:tcPr>
          <w:p w14:paraId="4757E83E" w14:textId="77777777" w:rsidR="00EB1FBD" w:rsidRPr="0084048C" w:rsidRDefault="00EB1FBD" w:rsidP="00F36D55">
            <w:pPr>
              <w:spacing w:after="0" w:line="240" w:lineRule="auto"/>
              <w:jc w:val="right"/>
              <w:rPr>
                <w:rFonts w:eastAsia="Times New Roman" w:cs="Times New Roman"/>
                <w:color w:val="000000"/>
              </w:rPr>
            </w:pPr>
            <w:r w:rsidRPr="0084048C">
              <w:rPr>
                <w:rFonts w:eastAsia="Times New Roman" w:cs="Times New Roman"/>
                <w:color w:val="000000"/>
              </w:rPr>
              <w:t>3.77E-03</w:t>
            </w:r>
          </w:p>
        </w:tc>
      </w:tr>
      <w:tr w:rsidR="00F36D55" w:rsidRPr="0084048C" w14:paraId="5CC28A3D"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3D9A1FA8" w14:textId="77777777" w:rsidR="00F36D55" w:rsidRPr="0084048C" w:rsidRDefault="00F36D55" w:rsidP="00F36D55">
            <w:pPr>
              <w:spacing w:after="0" w:line="240" w:lineRule="auto"/>
              <w:jc w:val="right"/>
              <w:rPr>
                <w:rFonts w:eastAsia="Times New Roman" w:cs="Times New Roman"/>
                <w:color w:val="000000"/>
              </w:rPr>
            </w:pPr>
          </w:p>
        </w:tc>
        <w:tc>
          <w:tcPr>
            <w:tcW w:w="2268" w:type="dxa"/>
            <w:gridSpan w:val="5"/>
            <w:tcBorders>
              <w:top w:val="nil"/>
              <w:left w:val="nil"/>
              <w:bottom w:val="nil"/>
              <w:right w:val="nil"/>
            </w:tcBorders>
            <w:noWrap/>
            <w:vAlign w:val="bottom"/>
            <w:hideMark/>
          </w:tcPr>
          <w:p w14:paraId="5CBD42C0" w14:textId="77777777" w:rsidR="00F36D55" w:rsidRPr="0084048C" w:rsidRDefault="00F36D55" w:rsidP="00F36D55">
            <w:pPr>
              <w:spacing w:after="0" w:line="240" w:lineRule="auto"/>
              <w:rPr>
                <w:rFonts w:eastAsia="Times New Roman" w:cs="Times New Roman"/>
              </w:rPr>
            </w:pPr>
          </w:p>
        </w:tc>
        <w:tc>
          <w:tcPr>
            <w:tcW w:w="942" w:type="dxa"/>
            <w:gridSpan w:val="4"/>
            <w:tcBorders>
              <w:top w:val="nil"/>
              <w:left w:val="nil"/>
              <w:bottom w:val="nil"/>
              <w:right w:val="nil"/>
            </w:tcBorders>
            <w:noWrap/>
            <w:vAlign w:val="bottom"/>
            <w:hideMark/>
          </w:tcPr>
          <w:p w14:paraId="63B6ADF8" w14:textId="77777777" w:rsidR="00F36D55" w:rsidRPr="0084048C" w:rsidRDefault="00F36D55" w:rsidP="00F36D55">
            <w:pPr>
              <w:spacing w:after="0" w:line="240" w:lineRule="auto"/>
              <w:rPr>
                <w:rFonts w:eastAsia="Times New Roman" w:cs="Times New Roman"/>
              </w:rPr>
            </w:pPr>
          </w:p>
        </w:tc>
        <w:tc>
          <w:tcPr>
            <w:tcW w:w="863" w:type="dxa"/>
            <w:gridSpan w:val="2"/>
            <w:tcBorders>
              <w:top w:val="nil"/>
              <w:left w:val="nil"/>
              <w:bottom w:val="nil"/>
              <w:right w:val="nil"/>
            </w:tcBorders>
            <w:noWrap/>
            <w:vAlign w:val="bottom"/>
            <w:hideMark/>
          </w:tcPr>
          <w:p w14:paraId="723CE459" w14:textId="77777777" w:rsidR="00F36D55" w:rsidRPr="0084048C" w:rsidRDefault="00F36D55" w:rsidP="00F36D55">
            <w:pPr>
              <w:spacing w:after="0" w:line="240" w:lineRule="auto"/>
              <w:rPr>
                <w:rFonts w:eastAsia="Times New Roman" w:cs="Times New Roman"/>
              </w:rPr>
            </w:pPr>
          </w:p>
        </w:tc>
        <w:tc>
          <w:tcPr>
            <w:tcW w:w="1158" w:type="dxa"/>
            <w:gridSpan w:val="2"/>
            <w:tcBorders>
              <w:top w:val="nil"/>
              <w:left w:val="nil"/>
              <w:bottom w:val="nil"/>
              <w:right w:val="nil"/>
            </w:tcBorders>
            <w:noWrap/>
            <w:vAlign w:val="bottom"/>
            <w:hideMark/>
          </w:tcPr>
          <w:p w14:paraId="251121B2" w14:textId="77777777" w:rsidR="00F36D55" w:rsidRPr="0084048C" w:rsidRDefault="00F36D55" w:rsidP="00F36D55">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1D466AC7" w14:textId="77777777" w:rsidR="00F36D55" w:rsidRPr="0084048C" w:rsidRDefault="00F36D55" w:rsidP="00F36D55">
            <w:pPr>
              <w:spacing w:after="0" w:line="240" w:lineRule="auto"/>
              <w:rPr>
                <w:rFonts w:eastAsia="Times New Roman" w:cs="Times New Roman"/>
              </w:rPr>
            </w:pPr>
          </w:p>
        </w:tc>
        <w:tc>
          <w:tcPr>
            <w:tcW w:w="1082" w:type="dxa"/>
            <w:gridSpan w:val="2"/>
            <w:tcBorders>
              <w:top w:val="nil"/>
              <w:left w:val="nil"/>
              <w:bottom w:val="nil"/>
              <w:right w:val="nil"/>
            </w:tcBorders>
            <w:noWrap/>
            <w:vAlign w:val="bottom"/>
            <w:hideMark/>
          </w:tcPr>
          <w:p w14:paraId="317B2837" w14:textId="77777777" w:rsidR="00F36D55" w:rsidRPr="0084048C" w:rsidRDefault="00F36D55" w:rsidP="00F36D55">
            <w:pPr>
              <w:spacing w:after="0" w:line="240" w:lineRule="auto"/>
              <w:rPr>
                <w:rFonts w:eastAsia="Times New Roman" w:cs="Times New Roman"/>
              </w:rPr>
            </w:pPr>
          </w:p>
        </w:tc>
      </w:tr>
      <w:tr w:rsidR="00F36D55" w:rsidRPr="0084048C" w14:paraId="45711745" w14:textId="77777777" w:rsidTr="00C00640">
        <w:trPr>
          <w:gridAfter w:val="1"/>
          <w:wAfter w:w="810" w:type="dxa"/>
          <w:trHeight w:val="290"/>
        </w:trPr>
        <w:tc>
          <w:tcPr>
            <w:tcW w:w="4650" w:type="dxa"/>
            <w:gridSpan w:val="11"/>
            <w:tcBorders>
              <w:top w:val="nil"/>
              <w:left w:val="nil"/>
              <w:bottom w:val="nil"/>
              <w:right w:val="nil"/>
            </w:tcBorders>
            <w:noWrap/>
            <w:vAlign w:val="bottom"/>
            <w:hideMark/>
          </w:tcPr>
          <w:p w14:paraId="2E3E3235" w14:textId="77777777" w:rsidR="00F36D55" w:rsidRPr="0084048C" w:rsidRDefault="00F36D55" w:rsidP="00F36D55">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Monounsaturated fatty acid </w:t>
            </w:r>
          </w:p>
        </w:tc>
        <w:tc>
          <w:tcPr>
            <w:tcW w:w="863" w:type="dxa"/>
            <w:gridSpan w:val="2"/>
            <w:tcBorders>
              <w:top w:val="nil"/>
              <w:left w:val="nil"/>
              <w:bottom w:val="nil"/>
              <w:right w:val="nil"/>
            </w:tcBorders>
            <w:noWrap/>
            <w:vAlign w:val="bottom"/>
            <w:hideMark/>
          </w:tcPr>
          <w:p w14:paraId="2318F23F" w14:textId="77777777" w:rsidR="00F36D55" w:rsidRPr="0084048C" w:rsidRDefault="00F36D55" w:rsidP="00F36D55">
            <w:pPr>
              <w:spacing w:after="0" w:line="240" w:lineRule="auto"/>
              <w:rPr>
                <w:rFonts w:eastAsia="Times New Roman" w:cs="Times New Roman"/>
                <w:color w:val="000000"/>
              </w:rPr>
            </w:pPr>
          </w:p>
        </w:tc>
        <w:tc>
          <w:tcPr>
            <w:tcW w:w="1158" w:type="dxa"/>
            <w:gridSpan w:val="2"/>
            <w:tcBorders>
              <w:top w:val="nil"/>
              <w:left w:val="nil"/>
              <w:bottom w:val="nil"/>
              <w:right w:val="nil"/>
            </w:tcBorders>
            <w:noWrap/>
            <w:vAlign w:val="bottom"/>
            <w:hideMark/>
          </w:tcPr>
          <w:p w14:paraId="0F12304F" w14:textId="77777777" w:rsidR="00F36D55" w:rsidRPr="0084048C" w:rsidRDefault="00F36D55" w:rsidP="00F36D55">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47D3FCDF" w14:textId="77777777" w:rsidR="00F36D55" w:rsidRPr="0084048C" w:rsidRDefault="00F36D55" w:rsidP="00F36D55">
            <w:pPr>
              <w:spacing w:after="0" w:line="240" w:lineRule="auto"/>
              <w:rPr>
                <w:rFonts w:eastAsia="Times New Roman" w:cs="Times New Roman"/>
              </w:rPr>
            </w:pPr>
          </w:p>
        </w:tc>
        <w:tc>
          <w:tcPr>
            <w:tcW w:w="1082" w:type="dxa"/>
            <w:gridSpan w:val="2"/>
            <w:tcBorders>
              <w:top w:val="nil"/>
              <w:left w:val="nil"/>
              <w:bottom w:val="nil"/>
              <w:right w:val="nil"/>
            </w:tcBorders>
            <w:noWrap/>
            <w:vAlign w:val="bottom"/>
            <w:hideMark/>
          </w:tcPr>
          <w:p w14:paraId="2A98DD5E" w14:textId="77777777" w:rsidR="00F36D55" w:rsidRPr="0084048C" w:rsidRDefault="00F36D55" w:rsidP="00F36D55">
            <w:pPr>
              <w:spacing w:after="0" w:line="240" w:lineRule="auto"/>
              <w:rPr>
                <w:rFonts w:eastAsia="Times New Roman" w:cs="Times New Roman"/>
              </w:rPr>
            </w:pPr>
          </w:p>
        </w:tc>
      </w:tr>
      <w:tr w:rsidR="00EB1FBD" w:rsidRPr="0084048C" w14:paraId="4F266372"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1E968DC8" w14:textId="77777777" w:rsidR="00EB1FBD" w:rsidRPr="0084048C" w:rsidRDefault="00680797" w:rsidP="00F36D55">
            <w:pPr>
              <w:spacing w:after="0" w:line="240" w:lineRule="auto"/>
              <w:rPr>
                <w:rFonts w:eastAsia="Times New Roman" w:cs="Times New Roman"/>
                <w:color w:val="000000"/>
              </w:rPr>
            </w:pPr>
            <w:r w:rsidRPr="0084048C">
              <w:rPr>
                <w:rFonts w:eastAsia="Times New Roman" w:cs="Times New Roman"/>
                <w:color w:val="000000"/>
              </w:rPr>
              <w:t>%</w:t>
            </w:r>
            <w:r w:rsidR="00EB1FBD" w:rsidRPr="0084048C">
              <w:rPr>
                <w:rFonts w:eastAsia="Times New Roman" w:cs="Times New Roman"/>
                <w:color w:val="000000"/>
              </w:rPr>
              <w:t>C20</w:t>
            </w:r>
            <w:r w:rsidRPr="0084048C">
              <w:rPr>
                <w:rFonts w:eastAsia="Times New Roman" w:cs="Times New Roman"/>
                <w:color w:val="000000"/>
              </w:rPr>
              <w:t>:</w:t>
            </w:r>
            <w:r w:rsidR="00EB1FBD" w:rsidRPr="0084048C">
              <w:rPr>
                <w:rFonts w:eastAsia="Times New Roman" w:cs="Times New Roman"/>
                <w:color w:val="000000"/>
              </w:rPr>
              <w:t>1n9</w:t>
            </w:r>
            <w:r w:rsidR="004C777F" w:rsidRPr="0084048C">
              <w:rPr>
                <w:rFonts w:eastAsia="Times New Roman" w:cs="Times New Roman"/>
                <w:color w:val="000000"/>
              </w:rPr>
              <w:t xml:space="preserve"> </w:t>
            </w:r>
            <w:r w:rsidR="004C777F" w:rsidRPr="0084048C">
              <w:rPr>
                <w:rFonts w:eastAsia="Times New Roman" w:cs="Times New Roman"/>
                <w:b/>
                <w:color w:val="000000"/>
              </w:rPr>
              <w:t>#</w:t>
            </w:r>
          </w:p>
        </w:tc>
        <w:tc>
          <w:tcPr>
            <w:tcW w:w="2268" w:type="dxa"/>
            <w:gridSpan w:val="5"/>
            <w:tcBorders>
              <w:top w:val="nil"/>
              <w:left w:val="nil"/>
              <w:bottom w:val="nil"/>
              <w:right w:val="nil"/>
            </w:tcBorders>
            <w:noWrap/>
            <w:vAlign w:val="bottom"/>
            <w:hideMark/>
          </w:tcPr>
          <w:p w14:paraId="10C9F1B9" w14:textId="77777777" w:rsidR="00EB1FBD" w:rsidRPr="0084048C" w:rsidRDefault="00EB1FBD" w:rsidP="00F36D55">
            <w:pPr>
              <w:spacing w:after="0" w:line="240" w:lineRule="auto"/>
              <w:rPr>
                <w:rFonts w:eastAsia="Times New Roman" w:cs="Times New Roman"/>
                <w:color w:val="000000"/>
              </w:rPr>
            </w:pPr>
            <w:r w:rsidRPr="0084048C">
              <w:rPr>
                <w:rFonts w:eastAsia="Times New Roman" w:cs="Times New Roman"/>
                <w:color w:val="000000"/>
              </w:rPr>
              <w:t xml:space="preserve">Eicosenoic acid </w:t>
            </w:r>
          </w:p>
        </w:tc>
        <w:tc>
          <w:tcPr>
            <w:tcW w:w="1805" w:type="dxa"/>
            <w:gridSpan w:val="6"/>
            <w:tcBorders>
              <w:top w:val="nil"/>
              <w:left w:val="nil"/>
              <w:bottom w:val="nil"/>
              <w:right w:val="nil"/>
            </w:tcBorders>
            <w:noWrap/>
            <w:vAlign w:val="bottom"/>
            <w:hideMark/>
          </w:tcPr>
          <w:p w14:paraId="2E4B054C" w14:textId="77777777" w:rsidR="00EB1FBD" w:rsidRPr="0084048C" w:rsidRDefault="00EB1FBD" w:rsidP="00140F24">
            <w:pPr>
              <w:spacing w:after="0" w:line="240" w:lineRule="auto"/>
              <w:rPr>
                <w:rFonts w:eastAsia="Times New Roman" w:cs="Times New Roman"/>
                <w:color w:val="000000"/>
              </w:rPr>
            </w:pPr>
            <w:r w:rsidRPr="0084048C">
              <w:rPr>
                <w:rFonts w:eastAsia="Times New Roman" w:cs="Times New Roman"/>
                <w:color w:val="000000"/>
              </w:rPr>
              <w:t>0.16% +/-0.03%</w:t>
            </w:r>
          </w:p>
        </w:tc>
        <w:tc>
          <w:tcPr>
            <w:tcW w:w="1955" w:type="dxa"/>
            <w:gridSpan w:val="3"/>
            <w:tcBorders>
              <w:top w:val="nil"/>
              <w:left w:val="nil"/>
              <w:bottom w:val="nil"/>
              <w:right w:val="nil"/>
            </w:tcBorders>
            <w:noWrap/>
            <w:vAlign w:val="bottom"/>
            <w:hideMark/>
          </w:tcPr>
          <w:p w14:paraId="0F170C34" w14:textId="77777777" w:rsidR="00EB1FBD" w:rsidRPr="0084048C" w:rsidRDefault="00050DB5" w:rsidP="00050DB5">
            <w:pPr>
              <w:spacing w:after="0" w:line="240" w:lineRule="auto"/>
              <w:rPr>
                <w:rFonts w:eastAsia="Times New Roman" w:cs="Times New Roman"/>
                <w:color w:val="000000"/>
              </w:rPr>
            </w:pPr>
            <w:r w:rsidRPr="0084048C">
              <w:rPr>
                <w:rFonts w:eastAsia="Times New Roman" w:cs="Times New Roman"/>
                <w:color w:val="000000"/>
              </w:rPr>
              <w:t xml:space="preserve">   </w:t>
            </w:r>
            <w:r w:rsidR="00EB1FBD" w:rsidRPr="0084048C">
              <w:rPr>
                <w:rFonts w:eastAsia="Times New Roman" w:cs="Times New Roman"/>
                <w:color w:val="000000"/>
              </w:rPr>
              <w:t>0.22% +/- 0.04%</w:t>
            </w:r>
          </w:p>
        </w:tc>
        <w:tc>
          <w:tcPr>
            <w:tcW w:w="1082" w:type="dxa"/>
            <w:gridSpan w:val="2"/>
            <w:tcBorders>
              <w:top w:val="nil"/>
              <w:left w:val="nil"/>
              <w:bottom w:val="nil"/>
              <w:right w:val="nil"/>
            </w:tcBorders>
            <w:noWrap/>
            <w:vAlign w:val="bottom"/>
            <w:hideMark/>
          </w:tcPr>
          <w:p w14:paraId="023BE755" w14:textId="77777777" w:rsidR="00EB1FBD" w:rsidRPr="0084048C" w:rsidRDefault="00EB1FBD" w:rsidP="00F36D55">
            <w:pPr>
              <w:spacing w:after="0" w:line="240" w:lineRule="auto"/>
              <w:jc w:val="right"/>
              <w:rPr>
                <w:rFonts w:eastAsia="Times New Roman" w:cs="Times New Roman"/>
                <w:color w:val="000000"/>
              </w:rPr>
            </w:pPr>
            <w:r w:rsidRPr="0084048C">
              <w:rPr>
                <w:rFonts w:eastAsia="Times New Roman" w:cs="Times New Roman"/>
                <w:color w:val="000000"/>
              </w:rPr>
              <w:t>0.01</w:t>
            </w:r>
          </w:p>
        </w:tc>
      </w:tr>
      <w:tr w:rsidR="00680797" w:rsidRPr="0084048C" w14:paraId="6AB63B18" w14:textId="77777777" w:rsidTr="00C00640">
        <w:trPr>
          <w:gridAfter w:val="1"/>
          <w:wAfter w:w="810" w:type="dxa"/>
          <w:trHeight w:val="290"/>
        </w:trPr>
        <w:tc>
          <w:tcPr>
            <w:tcW w:w="1440" w:type="dxa"/>
            <w:gridSpan w:val="2"/>
            <w:tcBorders>
              <w:top w:val="nil"/>
              <w:left w:val="nil"/>
              <w:bottom w:val="nil"/>
              <w:right w:val="nil"/>
            </w:tcBorders>
            <w:noWrap/>
            <w:vAlign w:val="bottom"/>
          </w:tcPr>
          <w:p w14:paraId="0EC1F5C5" w14:textId="77777777" w:rsidR="00680797" w:rsidRPr="0084048C" w:rsidRDefault="00680797" w:rsidP="00680797">
            <w:pPr>
              <w:spacing w:after="0" w:line="240" w:lineRule="auto"/>
              <w:rPr>
                <w:rFonts w:eastAsia="Times New Roman" w:cs="Times New Roman"/>
                <w:color w:val="000000"/>
              </w:rPr>
            </w:pPr>
            <w:r w:rsidRPr="0084048C">
              <w:rPr>
                <w:rFonts w:eastAsia="Times New Roman" w:cs="Times New Roman"/>
                <w:color w:val="000000"/>
              </w:rPr>
              <w:t>%C16:1n7</w:t>
            </w:r>
          </w:p>
        </w:tc>
        <w:tc>
          <w:tcPr>
            <w:tcW w:w="2268" w:type="dxa"/>
            <w:gridSpan w:val="5"/>
            <w:tcBorders>
              <w:top w:val="nil"/>
              <w:left w:val="nil"/>
              <w:bottom w:val="nil"/>
              <w:right w:val="nil"/>
            </w:tcBorders>
            <w:noWrap/>
            <w:vAlign w:val="bottom"/>
          </w:tcPr>
          <w:p w14:paraId="41FE3985" w14:textId="77777777" w:rsidR="00680797" w:rsidRPr="0084048C" w:rsidRDefault="00680797" w:rsidP="00680797">
            <w:pPr>
              <w:spacing w:after="0" w:line="240" w:lineRule="auto"/>
              <w:rPr>
                <w:rFonts w:eastAsia="Times New Roman" w:cs="Times New Roman"/>
                <w:color w:val="000000"/>
              </w:rPr>
            </w:pPr>
            <w:r w:rsidRPr="0084048C">
              <w:rPr>
                <w:rFonts w:eastAsia="Times New Roman" w:cs="Times New Roman"/>
                <w:color w:val="000000"/>
              </w:rPr>
              <w:t xml:space="preserve">Palmitoleic acid </w:t>
            </w:r>
          </w:p>
        </w:tc>
        <w:tc>
          <w:tcPr>
            <w:tcW w:w="1805" w:type="dxa"/>
            <w:gridSpan w:val="6"/>
            <w:tcBorders>
              <w:top w:val="nil"/>
              <w:left w:val="nil"/>
              <w:bottom w:val="nil"/>
              <w:right w:val="nil"/>
            </w:tcBorders>
            <w:noWrap/>
            <w:vAlign w:val="bottom"/>
          </w:tcPr>
          <w:p w14:paraId="50F16A93" w14:textId="77777777" w:rsidR="00680797" w:rsidRPr="0084048C" w:rsidRDefault="00680797" w:rsidP="00680797">
            <w:pPr>
              <w:spacing w:after="0" w:line="240" w:lineRule="auto"/>
              <w:rPr>
                <w:rFonts w:eastAsia="Times New Roman" w:cs="Times New Roman"/>
                <w:color w:val="000000"/>
              </w:rPr>
            </w:pPr>
            <w:r w:rsidRPr="0084048C">
              <w:rPr>
                <w:rFonts w:eastAsia="Times New Roman" w:cs="Times New Roman"/>
                <w:color w:val="000000"/>
              </w:rPr>
              <w:t>3.13% +/-1.06%</w:t>
            </w:r>
          </w:p>
        </w:tc>
        <w:tc>
          <w:tcPr>
            <w:tcW w:w="1955" w:type="dxa"/>
            <w:gridSpan w:val="3"/>
            <w:tcBorders>
              <w:top w:val="nil"/>
              <w:left w:val="nil"/>
              <w:bottom w:val="nil"/>
              <w:right w:val="nil"/>
            </w:tcBorders>
            <w:noWrap/>
            <w:vAlign w:val="bottom"/>
          </w:tcPr>
          <w:p w14:paraId="58925946" w14:textId="77777777" w:rsidR="00680797" w:rsidRPr="0084048C" w:rsidRDefault="00680797" w:rsidP="00680797">
            <w:pPr>
              <w:spacing w:after="0" w:line="240" w:lineRule="auto"/>
              <w:jc w:val="right"/>
              <w:rPr>
                <w:rFonts w:eastAsia="Times New Roman" w:cs="Times New Roman"/>
                <w:color w:val="000000"/>
              </w:rPr>
            </w:pPr>
            <w:r w:rsidRPr="0084048C">
              <w:rPr>
                <w:rFonts w:eastAsia="Times New Roman" w:cs="Times New Roman"/>
                <w:color w:val="000000"/>
              </w:rPr>
              <w:t>2.55% +/- 0.99%</w:t>
            </w:r>
          </w:p>
        </w:tc>
        <w:tc>
          <w:tcPr>
            <w:tcW w:w="1082" w:type="dxa"/>
            <w:gridSpan w:val="2"/>
            <w:tcBorders>
              <w:top w:val="nil"/>
              <w:left w:val="nil"/>
              <w:bottom w:val="nil"/>
              <w:right w:val="nil"/>
            </w:tcBorders>
            <w:noWrap/>
            <w:vAlign w:val="bottom"/>
          </w:tcPr>
          <w:p w14:paraId="0177C466" w14:textId="77777777" w:rsidR="00680797" w:rsidRPr="0084048C" w:rsidRDefault="00680797" w:rsidP="00680797">
            <w:pPr>
              <w:spacing w:after="0" w:line="240" w:lineRule="auto"/>
              <w:jc w:val="right"/>
              <w:rPr>
                <w:rFonts w:eastAsia="Times New Roman" w:cs="Times New Roman"/>
                <w:color w:val="000000"/>
              </w:rPr>
            </w:pPr>
            <w:r w:rsidRPr="0084048C">
              <w:rPr>
                <w:rFonts w:eastAsia="Times New Roman" w:cs="Times New Roman"/>
                <w:color w:val="000000"/>
              </w:rPr>
              <w:t>0.01</w:t>
            </w:r>
          </w:p>
        </w:tc>
      </w:tr>
      <w:tr w:rsidR="00EB1FBD" w:rsidRPr="0084048C" w14:paraId="7994E2B4"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6C05F0D8" w14:textId="77777777" w:rsidR="00EB1FBD" w:rsidRPr="0084048C" w:rsidRDefault="00680797" w:rsidP="00F36D55">
            <w:pPr>
              <w:spacing w:after="0" w:line="240" w:lineRule="auto"/>
              <w:rPr>
                <w:rFonts w:eastAsia="Times New Roman" w:cs="Times New Roman"/>
                <w:color w:val="000000"/>
              </w:rPr>
            </w:pPr>
            <w:r w:rsidRPr="0084048C">
              <w:rPr>
                <w:rFonts w:eastAsia="Times New Roman" w:cs="Times New Roman"/>
                <w:color w:val="000000"/>
              </w:rPr>
              <w:t>%</w:t>
            </w:r>
            <w:r w:rsidR="00EB1FBD" w:rsidRPr="0084048C">
              <w:rPr>
                <w:rFonts w:eastAsia="Times New Roman" w:cs="Times New Roman"/>
                <w:color w:val="000000"/>
              </w:rPr>
              <w:t>C16</w:t>
            </w:r>
            <w:r w:rsidRPr="0084048C">
              <w:rPr>
                <w:rFonts w:eastAsia="Times New Roman" w:cs="Times New Roman"/>
                <w:color w:val="000000"/>
              </w:rPr>
              <w:t>:</w:t>
            </w:r>
            <w:r w:rsidR="00EB1FBD" w:rsidRPr="0084048C">
              <w:rPr>
                <w:rFonts w:eastAsia="Times New Roman" w:cs="Times New Roman"/>
                <w:color w:val="000000"/>
              </w:rPr>
              <w:t>1n7</w:t>
            </w:r>
          </w:p>
        </w:tc>
        <w:tc>
          <w:tcPr>
            <w:tcW w:w="2268" w:type="dxa"/>
            <w:gridSpan w:val="5"/>
            <w:tcBorders>
              <w:top w:val="nil"/>
              <w:left w:val="nil"/>
              <w:bottom w:val="nil"/>
              <w:right w:val="nil"/>
            </w:tcBorders>
            <w:noWrap/>
            <w:vAlign w:val="bottom"/>
            <w:hideMark/>
          </w:tcPr>
          <w:p w14:paraId="3AF56DB4" w14:textId="77777777" w:rsidR="00EB1FBD" w:rsidRPr="0084048C" w:rsidRDefault="00680797" w:rsidP="00F36D55">
            <w:pPr>
              <w:spacing w:after="0" w:line="240" w:lineRule="auto"/>
              <w:rPr>
                <w:rFonts w:eastAsia="Times New Roman" w:cs="Times New Roman"/>
                <w:color w:val="000000"/>
              </w:rPr>
            </w:pPr>
            <w:r w:rsidRPr="0084048C">
              <w:rPr>
                <w:rFonts w:eastAsia="Times New Roman" w:cs="Times New Roman"/>
                <w:color w:val="000000"/>
              </w:rPr>
              <w:t>Palmito</w:t>
            </w:r>
            <w:r w:rsidR="00EB1FBD" w:rsidRPr="0084048C">
              <w:rPr>
                <w:rFonts w:eastAsia="Times New Roman" w:cs="Times New Roman"/>
                <w:color w:val="000000"/>
              </w:rPr>
              <w:t>l</w:t>
            </w:r>
            <w:r w:rsidRPr="0084048C">
              <w:rPr>
                <w:rFonts w:eastAsia="Times New Roman" w:cs="Times New Roman"/>
                <w:color w:val="000000"/>
              </w:rPr>
              <w:t>e</w:t>
            </w:r>
            <w:r w:rsidR="00EB1FBD" w:rsidRPr="0084048C">
              <w:rPr>
                <w:rFonts w:eastAsia="Times New Roman" w:cs="Times New Roman"/>
                <w:color w:val="000000"/>
              </w:rPr>
              <w:t xml:space="preserve">ic acid </w:t>
            </w:r>
          </w:p>
        </w:tc>
        <w:tc>
          <w:tcPr>
            <w:tcW w:w="1805" w:type="dxa"/>
            <w:gridSpan w:val="6"/>
            <w:tcBorders>
              <w:top w:val="nil"/>
              <w:left w:val="nil"/>
              <w:bottom w:val="nil"/>
              <w:right w:val="nil"/>
            </w:tcBorders>
            <w:noWrap/>
            <w:vAlign w:val="bottom"/>
            <w:hideMark/>
          </w:tcPr>
          <w:p w14:paraId="747E6722" w14:textId="77777777" w:rsidR="00EB1FBD" w:rsidRPr="0084048C" w:rsidRDefault="00EB1FBD" w:rsidP="00140F24">
            <w:pPr>
              <w:spacing w:after="0" w:line="240" w:lineRule="auto"/>
              <w:rPr>
                <w:rFonts w:eastAsia="Times New Roman" w:cs="Times New Roman"/>
                <w:color w:val="000000"/>
              </w:rPr>
            </w:pPr>
            <w:r w:rsidRPr="0084048C">
              <w:rPr>
                <w:rFonts w:eastAsia="Times New Roman" w:cs="Times New Roman"/>
                <w:color w:val="000000"/>
              </w:rPr>
              <w:t>521.17 +/- 382.18</w:t>
            </w:r>
          </w:p>
        </w:tc>
        <w:tc>
          <w:tcPr>
            <w:tcW w:w="1955" w:type="dxa"/>
            <w:gridSpan w:val="3"/>
            <w:tcBorders>
              <w:top w:val="nil"/>
              <w:left w:val="nil"/>
              <w:bottom w:val="nil"/>
              <w:right w:val="nil"/>
            </w:tcBorders>
            <w:noWrap/>
            <w:vAlign w:val="bottom"/>
            <w:hideMark/>
          </w:tcPr>
          <w:p w14:paraId="30476DE7" w14:textId="77777777" w:rsidR="00EB1FBD" w:rsidRPr="0084048C" w:rsidRDefault="00EB1FBD" w:rsidP="00EB1FBD">
            <w:pPr>
              <w:spacing w:after="0" w:line="240" w:lineRule="auto"/>
              <w:jc w:val="right"/>
              <w:rPr>
                <w:rFonts w:eastAsia="Times New Roman" w:cs="Times New Roman"/>
                <w:color w:val="000000"/>
              </w:rPr>
            </w:pPr>
            <w:r w:rsidRPr="0084048C">
              <w:rPr>
                <w:rFonts w:eastAsia="Times New Roman" w:cs="Times New Roman"/>
                <w:color w:val="000000"/>
              </w:rPr>
              <w:t>205.00 +/- 103.89</w:t>
            </w:r>
          </w:p>
        </w:tc>
        <w:tc>
          <w:tcPr>
            <w:tcW w:w="1082" w:type="dxa"/>
            <w:gridSpan w:val="2"/>
            <w:tcBorders>
              <w:top w:val="nil"/>
              <w:left w:val="nil"/>
              <w:bottom w:val="nil"/>
              <w:right w:val="nil"/>
            </w:tcBorders>
            <w:noWrap/>
            <w:vAlign w:val="bottom"/>
            <w:hideMark/>
          </w:tcPr>
          <w:p w14:paraId="3F4FF5C8" w14:textId="77777777" w:rsidR="00EB1FBD" w:rsidRPr="0084048C" w:rsidRDefault="00EB1FBD" w:rsidP="00F36D55">
            <w:pPr>
              <w:spacing w:after="0" w:line="240" w:lineRule="auto"/>
              <w:jc w:val="right"/>
              <w:rPr>
                <w:rFonts w:eastAsia="Times New Roman" w:cs="Times New Roman"/>
                <w:color w:val="000000"/>
              </w:rPr>
            </w:pPr>
            <w:r w:rsidRPr="0084048C">
              <w:rPr>
                <w:rFonts w:eastAsia="Times New Roman" w:cs="Times New Roman"/>
                <w:color w:val="000000"/>
              </w:rPr>
              <w:t>0.08</w:t>
            </w:r>
          </w:p>
        </w:tc>
      </w:tr>
      <w:tr w:rsidR="00EB1FBD" w:rsidRPr="0084048C" w14:paraId="2C431660"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5FCA068E" w14:textId="77777777" w:rsidR="00EB1FBD" w:rsidRPr="0084048C" w:rsidRDefault="00680797" w:rsidP="00F36D55">
            <w:pPr>
              <w:spacing w:after="0" w:line="240" w:lineRule="auto"/>
              <w:rPr>
                <w:rFonts w:eastAsia="Times New Roman" w:cs="Times New Roman"/>
                <w:color w:val="000000"/>
              </w:rPr>
            </w:pPr>
            <w:r w:rsidRPr="0084048C">
              <w:rPr>
                <w:rFonts w:eastAsia="Times New Roman" w:cs="Times New Roman"/>
                <w:color w:val="000000"/>
              </w:rPr>
              <w:t>%</w:t>
            </w:r>
            <w:r w:rsidR="00EB1FBD" w:rsidRPr="0084048C">
              <w:rPr>
                <w:rFonts w:eastAsia="Times New Roman" w:cs="Times New Roman"/>
                <w:color w:val="000000"/>
              </w:rPr>
              <w:t>C18</w:t>
            </w:r>
            <w:r w:rsidRPr="0084048C">
              <w:rPr>
                <w:rFonts w:eastAsia="Times New Roman" w:cs="Times New Roman"/>
                <w:color w:val="000000"/>
              </w:rPr>
              <w:t>:</w:t>
            </w:r>
            <w:r w:rsidR="00EB1FBD" w:rsidRPr="0084048C">
              <w:rPr>
                <w:rFonts w:eastAsia="Times New Roman" w:cs="Times New Roman"/>
                <w:color w:val="000000"/>
              </w:rPr>
              <w:t>1n9</w:t>
            </w:r>
          </w:p>
        </w:tc>
        <w:tc>
          <w:tcPr>
            <w:tcW w:w="2268" w:type="dxa"/>
            <w:gridSpan w:val="5"/>
            <w:tcBorders>
              <w:top w:val="nil"/>
              <w:left w:val="nil"/>
              <w:bottom w:val="nil"/>
              <w:right w:val="nil"/>
            </w:tcBorders>
            <w:noWrap/>
            <w:vAlign w:val="bottom"/>
            <w:hideMark/>
          </w:tcPr>
          <w:p w14:paraId="646A5677" w14:textId="77777777" w:rsidR="00EB1FBD" w:rsidRPr="0084048C" w:rsidRDefault="00EB1FBD" w:rsidP="00F36D55">
            <w:pPr>
              <w:spacing w:after="0" w:line="240" w:lineRule="auto"/>
              <w:rPr>
                <w:rFonts w:eastAsia="Times New Roman" w:cs="Times New Roman"/>
                <w:color w:val="000000"/>
              </w:rPr>
            </w:pPr>
            <w:r w:rsidRPr="0084048C">
              <w:rPr>
                <w:rFonts w:eastAsia="Times New Roman" w:cs="Times New Roman"/>
                <w:color w:val="000000"/>
              </w:rPr>
              <w:t xml:space="preserve">Oleic acid </w:t>
            </w:r>
          </w:p>
        </w:tc>
        <w:tc>
          <w:tcPr>
            <w:tcW w:w="1805" w:type="dxa"/>
            <w:gridSpan w:val="6"/>
            <w:tcBorders>
              <w:top w:val="nil"/>
              <w:left w:val="nil"/>
              <w:bottom w:val="nil"/>
              <w:right w:val="nil"/>
            </w:tcBorders>
            <w:noWrap/>
            <w:vAlign w:val="bottom"/>
            <w:hideMark/>
          </w:tcPr>
          <w:p w14:paraId="5E840E1C" w14:textId="77777777" w:rsidR="00EB1FBD" w:rsidRPr="0084048C" w:rsidRDefault="00EB1FBD" w:rsidP="00140F24">
            <w:pPr>
              <w:spacing w:after="0" w:line="240" w:lineRule="auto"/>
              <w:rPr>
                <w:rFonts w:eastAsia="Times New Roman" w:cs="Times New Roman"/>
                <w:color w:val="000000"/>
              </w:rPr>
            </w:pPr>
            <w:r w:rsidRPr="0084048C">
              <w:rPr>
                <w:rFonts w:eastAsia="Times New Roman" w:cs="Times New Roman"/>
                <w:color w:val="000000"/>
              </w:rPr>
              <w:t>28.68%</w:t>
            </w:r>
            <w:r w:rsidR="00AD7CCD" w:rsidRPr="0084048C">
              <w:rPr>
                <w:rFonts w:eastAsia="Times New Roman" w:cs="Times New Roman"/>
                <w:color w:val="000000"/>
              </w:rPr>
              <w:t xml:space="preserve"> +/-</w:t>
            </w:r>
            <w:r w:rsidRPr="0084048C">
              <w:rPr>
                <w:rFonts w:eastAsia="Times New Roman" w:cs="Times New Roman"/>
                <w:color w:val="000000"/>
              </w:rPr>
              <w:t>2.28%</w:t>
            </w:r>
          </w:p>
        </w:tc>
        <w:tc>
          <w:tcPr>
            <w:tcW w:w="1955" w:type="dxa"/>
            <w:gridSpan w:val="3"/>
            <w:tcBorders>
              <w:top w:val="nil"/>
              <w:left w:val="nil"/>
              <w:bottom w:val="nil"/>
              <w:right w:val="nil"/>
            </w:tcBorders>
            <w:noWrap/>
            <w:vAlign w:val="bottom"/>
            <w:hideMark/>
          </w:tcPr>
          <w:p w14:paraId="0B1E442F" w14:textId="77777777" w:rsidR="00EB1FBD" w:rsidRPr="0084048C" w:rsidRDefault="00EB1FBD" w:rsidP="00EB1FBD">
            <w:pPr>
              <w:spacing w:after="0" w:line="240" w:lineRule="auto"/>
              <w:jc w:val="right"/>
              <w:rPr>
                <w:rFonts w:eastAsia="Times New Roman" w:cs="Times New Roman"/>
                <w:color w:val="000000"/>
              </w:rPr>
            </w:pPr>
            <w:r w:rsidRPr="0084048C">
              <w:rPr>
                <w:rFonts w:eastAsia="Times New Roman" w:cs="Times New Roman"/>
                <w:color w:val="000000"/>
              </w:rPr>
              <w:t>30.09% +/- 1.80%</w:t>
            </w:r>
          </w:p>
        </w:tc>
        <w:tc>
          <w:tcPr>
            <w:tcW w:w="1082" w:type="dxa"/>
            <w:gridSpan w:val="2"/>
            <w:tcBorders>
              <w:top w:val="nil"/>
              <w:left w:val="nil"/>
              <w:bottom w:val="nil"/>
              <w:right w:val="nil"/>
            </w:tcBorders>
            <w:noWrap/>
            <w:vAlign w:val="bottom"/>
            <w:hideMark/>
          </w:tcPr>
          <w:p w14:paraId="232A63CB" w14:textId="77777777" w:rsidR="00EB1FBD" w:rsidRPr="0084048C" w:rsidRDefault="00EB1FBD" w:rsidP="00F36D55">
            <w:pPr>
              <w:spacing w:after="0" w:line="240" w:lineRule="auto"/>
              <w:jc w:val="right"/>
              <w:rPr>
                <w:rFonts w:eastAsia="Times New Roman" w:cs="Times New Roman"/>
                <w:color w:val="000000"/>
              </w:rPr>
            </w:pPr>
            <w:r w:rsidRPr="0084048C">
              <w:rPr>
                <w:rFonts w:eastAsia="Times New Roman" w:cs="Times New Roman"/>
                <w:color w:val="000000"/>
              </w:rPr>
              <w:t>0.09</w:t>
            </w:r>
          </w:p>
        </w:tc>
      </w:tr>
      <w:tr w:rsidR="00EB1FBD" w:rsidRPr="0084048C" w14:paraId="6E35041E" w14:textId="77777777" w:rsidTr="00C00640">
        <w:trPr>
          <w:gridAfter w:val="1"/>
          <w:wAfter w:w="810" w:type="dxa"/>
          <w:trHeight w:val="290"/>
        </w:trPr>
        <w:tc>
          <w:tcPr>
            <w:tcW w:w="1440" w:type="dxa"/>
            <w:gridSpan w:val="2"/>
            <w:tcBorders>
              <w:top w:val="nil"/>
              <w:left w:val="nil"/>
              <w:bottom w:val="nil"/>
              <w:right w:val="nil"/>
            </w:tcBorders>
            <w:noWrap/>
            <w:vAlign w:val="bottom"/>
          </w:tcPr>
          <w:p w14:paraId="24BE1A1F" w14:textId="77777777" w:rsidR="00EB1FBD" w:rsidRPr="0084048C" w:rsidRDefault="00EB1FBD" w:rsidP="00F36D55">
            <w:pPr>
              <w:spacing w:after="0" w:line="240" w:lineRule="auto"/>
              <w:rPr>
                <w:rFonts w:eastAsia="Times New Roman" w:cs="Times New Roman"/>
                <w:color w:val="000000"/>
              </w:rPr>
            </w:pPr>
          </w:p>
        </w:tc>
        <w:tc>
          <w:tcPr>
            <w:tcW w:w="2268" w:type="dxa"/>
            <w:gridSpan w:val="5"/>
            <w:tcBorders>
              <w:top w:val="nil"/>
              <w:left w:val="nil"/>
              <w:bottom w:val="nil"/>
              <w:right w:val="nil"/>
            </w:tcBorders>
            <w:noWrap/>
            <w:vAlign w:val="bottom"/>
          </w:tcPr>
          <w:p w14:paraId="2BFCE869" w14:textId="77777777" w:rsidR="00EB1FBD" w:rsidRPr="0084048C" w:rsidRDefault="00EB1FBD" w:rsidP="00F36D55">
            <w:pPr>
              <w:spacing w:after="0" w:line="240" w:lineRule="auto"/>
              <w:rPr>
                <w:rFonts w:eastAsia="Times New Roman" w:cs="Times New Roman"/>
                <w:color w:val="000000"/>
              </w:rPr>
            </w:pPr>
          </w:p>
        </w:tc>
        <w:tc>
          <w:tcPr>
            <w:tcW w:w="1805" w:type="dxa"/>
            <w:gridSpan w:val="6"/>
            <w:tcBorders>
              <w:top w:val="nil"/>
              <w:left w:val="nil"/>
              <w:bottom w:val="nil"/>
              <w:right w:val="nil"/>
            </w:tcBorders>
            <w:noWrap/>
            <w:vAlign w:val="bottom"/>
          </w:tcPr>
          <w:p w14:paraId="206CD31F" w14:textId="77777777" w:rsidR="00EB1FBD" w:rsidRPr="0084048C" w:rsidRDefault="00EB1FBD" w:rsidP="00140F24">
            <w:pPr>
              <w:spacing w:after="0" w:line="240" w:lineRule="auto"/>
              <w:rPr>
                <w:rFonts w:eastAsia="Times New Roman" w:cs="Times New Roman"/>
                <w:color w:val="000000"/>
              </w:rPr>
            </w:pPr>
          </w:p>
        </w:tc>
        <w:tc>
          <w:tcPr>
            <w:tcW w:w="1955" w:type="dxa"/>
            <w:gridSpan w:val="3"/>
            <w:tcBorders>
              <w:top w:val="nil"/>
              <w:left w:val="nil"/>
              <w:bottom w:val="nil"/>
              <w:right w:val="nil"/>
            </w:tcBorders>
            <w:noWrap/>
            <w:vAlign w:val="bottom"/>
          </w:tcPr>
          <w:p w14:paraId="09EC10F9" w14:textId="77777777" w:rsidR="00EB1FBD" w:rsidRPr="0084048C" w:rsidRDefault="00EB1FBD" w:rsidP="00EB1FBD">
            <w:pPr>
              <w:spacing w:after="0" w:line="240" w:lineRule="auto"/>
              <w:jc w:val="right"/>
              <w:rPr>
                <w:rFonts w:eastAsia="Times New Roman" w:cs="Times New Roman"/>
                <w:color w:val="000000"/>
              </w:rPr>
            </w:pPr>
          </w:p>
        </w:tc>
        <w:tc>
          <w:tcPr>
            <w:tcW w:w="1082" w:type="dxa"/>
            <w:gridSpan w:val="2"/>
            <w:tcBorders>
              <w:top w:val="nil"/>
              <w:left w:val="nil"/>
              <w:bottom w:val="nil"/>
              <w:right w:val="nil"/>
            </w:tcBorders>
            <w:noWrap/>
            <w:vAlign w:val="bottom"/>
          </w:tcPr>
          <w:p w14:paraId="4053E996" w14:textId="77777777" w:rsidR="00EB1FBD" w:rsidRPr="0084048C" w:rsidRDefault="00EB1FBD" w:rsidP="00F36D55">
            <w:pPr>
              <w:spacing w:after="0" w:line="240" w:lineRule="auto"/>
              <w:jc w:val="right"/>
              <w:rPr>
                <w:rFonts w:eastAsia="Times New Roman" w:cs="Times New Roman"/>
                <w:color w:val="000000"/>
              </w:rPr>
            </w:pPr>
          </w:p>
        </w:tc>
      </w:tr>
      <w:tr w:rsidR="007D0C5B" w:rsidRPr="0084048C" w14:paraId="461C32F6" w14:textId="77777777" w:rsidTr="00C00640">
        <w:trPr>
          <w:gridAfter w:val="1"/>
          <w:wAfter w:w="810" w:type="dxa"/>
          <w:trHeight w:val="290"/>
        </w:trPr>
        <w:tc>
          <w:tcPr>
            <w:tcW w:w="4650" w:type="dxa"/>
            <w:gridSpan w:val="11"/>
            <w:tcBorders>
              <w:top w:val="nil"/>
              <w:left w:val="nil"/>
              <w:bottom w:val="nil"/>
              <w:right w:val="nil"/>
            </w:tcBorders>
            <w:noWrap/>
            <w:vAlign w:val="bottom"/>
            <w:hideMark/>
          </w:tcPr>
          <w:p w14:paraId="02EBF0EF" w14:textId="77777777" w:rsidR="007D0C5B" w:rsidRPr="0084048C" w:rsidRDefault="00680797" w:rsidP="007D0C5B">
            <w:pPr>
              <w:spacing w:after="0" w:line="240" w:lineRule="auto"/>
              <w:rPr>
                <w:rFonts w:eastAsia="Times New Roman" w:cs="Times New Roman"/>
                <w:b/>
                <w:color w:val="000000"/>
                <w:u w:val="single"/>
              </w:rPr>
            </w:pPr>
            <w:r w:rsidRPr="0084048C">
              <w:rPr>
                <w:rFonts w:eastAsia="Times New Roman" w:cs="Times New Roman"/>
                <w:b/>
                <w:color w:val="000000"/>
                <w:u w:val="single"/>
              </w:rPr>
              <w:t>Poly</w:t>
            </w:r>
            <w:r w:rsidR="007D0C5B" w:rsidRPr="0084048C">
              <w:rPr>
                <w:rFonts w:eastAsia="Times New Roman" w:cs="Times New Roman"/>
                <w:b/>
                <w:color w:val="000000"/>
                <w:u w:val="single"/>
              </w:rPr>
              <w:t xml:space="preserve">unsaturated fatty acid </w:t>
            </w:r>
          </w:p>
        </w:tc>
        <w:tc>
          <w:tcPr>
            <w:tcW w:w="863" w:type="dxa"/>
            <w:gridSpan w:val="2"/>
            <w:tcBorders>
              <w:top w:val="nil"/>
              <w:left w:val="nil"/>
              <w:bottom w:val="nil"/>
              <w:right w:val="nil"/>
            </w:tcBorders>
            <w:noWrap/>
            <w:vAlign w:val="bottom"/>
            <w:hideMark/>
          </w:tcPr>
          <w:p w14:paraId="3086A205" w14:textId="77777777" w:rsidR="007D0C5B" w:rsidRPr="0084048C" w:rsidRDefault="007D0C5B" w:rsidP="007D0C5B">
            <w:pPr>
              <w:spacing w:after="0" w:line="240" w:lineRule="auto"/>
              <w:rPr>
                <w:rFonts w:eastAsia="Times New Roman" w:cs="Times New Roman"/>
                <w:color w:val="000000"/>
              </w:rPr>
            </w:pPr>
          </w:p>
        </w:tc>
        <w:tc>
          <w:tcPr>
            <w:tcW w:w="1158" w:type="dxa"/>
            <w:gridSpan w:val="2"/>
            <w:tcBorders>
              <w:top w:val="nil"/>
              <w:left w:val="nil"/>
              <w:bottom w:val="nil"/>
              <w:right w:val="nil"/>
            </w:tcBorders>
            <w:noWrap/>
            <w:vAlign w:val="bottom"/>
            <w:hideMark/>
          </w:tcPr>
          <w:p w14:paraId="38025F34" w14:textId="77777777" w:rsidR="007D0C5B" w:rsidRPr="0084048C" w:rsidRDefault="007D0C5B" w:rsidP="007D0C5B">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4E0B2003" w14:textId="77777777" w:rsidR="007D0C5B" w:rsidRPr="0084048C" w:rsidRDefault="007D0C5B" w:rsidP="007D0C5B">
            <w:pPr>
              <w:spacing w:after="0" w:line="240" w:lineRule="auto"/>
              <w:rPr>
                <w:rFonts w:eastAsia="Times New Roman" w:cs="Times New Roman"/>
              </w:rPr>
            </w:pPr>
          </w:p>
        </w:tc>
        <w:tc>
          <w:tcPr>
            <w:tcW w:w="1082" w:type="dxa"/>
            <w:gridSpan w:val="2"/>
            <w:tcBorders>
              <w:top w:val="nil"/>
              <w:left w:val="nil"/>
              <w:bottom w:val="nil"/>
              <w:right w:val="nil"/>
            </w:tcBorders>
            <w:noWrap/>
            <w:vAlign w:val="bottom"/>
            <w:hideMark/>
          </w:tcPr>
          <w:p w14:paraId="1BD7EFEE" w14:textId="77777777" w:rsidR="007D0C5B" w:rsidRPr="0084048C" w:rsidRDefault="007D0C5B" w:rsidP="007D0C5B">
            <w:pPr>
              <w:spacing w:after="0" w:line="240" w:lineRule="auto"/>
              <w:rPr>
                <w:rFonts w:eastAsia="Times New Roman" w:cs="Times New Roman"/>
              </w:rPr>
            </w:pPr>
          </w:p>
        </w:tc>
      </w:tr>
      <w:tr w:rsidR="007D0C5B" w:rsidRPr="0084048C" w14:paraId="20045DE4" w14:textId="77777777" w:rsidTr="00C00640">
        <w:trPr>
          <w:gridAfter w:val="1"/>
          <w:wAfter w:w="810" w:type="dxa"/>
          <w:trHeight w:val="290"/>
        </w:trPr>
        <w:tc>
          <w:tcPr>
            <w:tcW w:w="3708" w:type="dxa"/>
            <w:gridSpan w:val="7"/>
            <w:tcBorders>
              <w:top w:val="nil"/>
              <w:left w:val="nil"/>
              <w:bottom w:val="nil"/>
              <w:right w:val="nil"/>
            </w:tcBorders>
            <w:noWrap/>
            <w:vAlign w:val="bottom"/>
            <w:hideMark/>
          </w:tcPr>
          <w:p w14:paraId="42DBD55E" w14:textId="77777777" w:rsidR="007D0C5B" w:rsidRPr="0084048C" w:rsidRDefault="007D0C5B" w:rsidP="007D0C5B">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Omega-6 PUFA </w:t>
            </w:r>
          </w:p>
        </w:tc>
        <w:tc>
          <w:tcPr>
            <w:tcW w:w="942" w:type="dxa"/>
            <w:gridSpan w:val="4"/>
            <w:tcBorders>
              <w:top w:val="nil"/>
              <w:left w:val="nil"/>
              <w:bottom w:val="nil"/>
              <w:right w:val="nil"/>
            </w:tcBorders>
            <w:noWrap/>
            <w:vAlign w:val="bottom"/>
            <w:hideMark/>
          </w:tcPr>
          <w:p w14:paraId="0695545D" w14:textId="77777777" w:rsidR="007D0C5B" w:rsidRPr="0084048C" w:rsidRDefault="007D0C5B" w:rsidP="007D0C5B">
            <w:pPr>
              <w:spacing w:after="0" w:line="240" w:lineRule="auto"/>
              <w:rPr>
                <w:rFonts w:eastAsia="Times New Roman" w:cs="Times New Roman"/>
                <w:color w:val="000000"/>
              </w:rPr>
            </w:pPr>
          </w:p>
        </w:tc>
        <w:tc>
          <w:tcPr>
            <w:tcW w:w="863" w:type="dxa"/>
            <w:gridSpan w:val="2"/>
            <w:tcBorders>
              <w:top w:val="nil"/>
              <w:left w:val="nil"/>
              <w:bottom w:val="nil"/>
              <w:right w:val="nil"/>
            </w:tcBorders>
            <w:noWrap/>
            <w:vAlign w:val="bottom"/>
            <w:hideMark/>
          </w:tcPr>
          <w:p w14:paraId="29D225C4" w14:textId="77777777" w:rsidR="007D0C5B" w:rsidRPr="0084048C" w:rsidRDefault="007D0C5B" w:rsidP="007D0C5B">
            <w:pPr>
              <w:spacing w:after="0" w:line="240" w:lineRule="auto"/>
              <w:rPr>
                <w:rFonts w:eastAsia="Times New Roman" w:cs="Times New Roman"/>
              </w:rPr>
            </w:pPr>
          </w:p>
        </w:tc>
        <w:tc>
          <w:tcPr>
            <w:tcW w:w="1158" w:type="dxa"/>
            <w:gridSpan w:val="2"/>
            <w:tcBorders>
              <w:top w:val="nil"/>
              <w:left w:val="nil"/>
              <w:bottom w:val="nil"/>
              <w:right w:val="nil"/>
            </w:tcBorders>
            <w:noWrap/>
            <w:vAlign w:val="bottom"/>
            <w:hideMark/>
          </w:tcPr>
          <w:p w14:paraId="7DFF8998" w14:textId="77777777" w:rsidR="007D0C5B" w:rsidRPr="0084048C" w:rsidRDefault="007D0C5B" w:rsidP="007D0C5B">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4F4E91AA" w14:textId="77777777" w:rsidR="007D0C5B" w:rsidRPr="0084048C" w:rsidRDefault="007D0C5B" w:rsidP="007D0C5B">
            <w:pPr>
              <w:spacing w:after="0" w:line="240" w:lineRule="auto"/>
              <w:rPr>
                <w:rFonts w:eastAsia="Times New Roman" w:cs="Times New Roman"/>
              </w:rPr>
            </w:pPr>
          </w:p>
        </w:tc>
        <w:tc>
          <w:tcPr>
            <w:tcW w:w="1082" w:type="dxa"/>
            <w:gridSpan w:val="2"/>
            <w:tcBorders>
              <w:top w:val="nil"/>
              <w:left w:val="nil"/>
              <w:bottom w:val="nil"/>
              <w:right w:val="nil"/>
            </w:tcBorders>
            <w:noWrap/>
            <w:vAlign w:val="bottom"/>
            <w:hideMark/>
          </w:tcPr>
          <w:p w14:paraId="143713EE" w14:textId="77777777" w:rsidR="007D0C5B" w:rsidRPr="0084048C" w:rsidRDefault="007D0C5B" w:rsidP="007D0C5B">
            <w:pPr>
              <w:spacing w:after="0" w:line="240" w:lineRule="auto"/>
              <w:rPr>
                <w:rFonts w:eastAsia="Times New Roman" w:cs="Times New Roman"/>
              </w:rPr>
            </w:pPr>
          </w:p>
        </w:tc>
      </w:tr>
      <w:tr w:rsidR="00786539" w:rsidRPr="0084048C" w14:paraId="6EEEB71D" w14:textId="77777777" w:rsidTr="00C00640">
        <w:trPr>
          <w:gridAfter w:val="1"/>
          <w:wAfter w:w="810" w:type="dxa"/>
          <w:trHeight w:val="290"/>
        </w:trPr>
        <w:tc>
          <w:tcPr>
            <w:tcW w:w="1260" w:type="dxa"/>
            <w:tcBorders>
              <w:top w:val="nil"/>
              <w:left w:val="nil"/>
              <w:bottom w:val="nil"/>
              <w:right w:val="nil"/>
            </w:tcBorders>
            <w:noWrap/>
            <w:vAlign w:val="bottom"/>
            <w:hideMark/>
          </w:tcPr>
          <w:p w14:paraId="6292B1CB" w14:textId="77777777" w:rsidR="00786539" w:rsidRPr="0084048C" w:rsidRDefault="0020055B" w:rsidP="007D0C5B">
            <w:pPr>
              <w:spacing w:after="0" w:line="240" w:lineRule="auto"/>
              <w:rPr>
                <w:rFonts w:eastAsia="Times New Roman" w:cs="Times New Roman"/>
                <w:color w:val="000000"/>
              </w:rPr>
            </w:pPr>
            <w:r w:rsidRPr="0084048C">
              <w:rPr>
                <w:rFonts w:eastAsia="Times New Roman" w:cs="Times New Roman"/>
                <w:color w:val="000000"/>
              </w:rPr>
              <w:t>%</w:t>
            </w:r>
            <w:r w:rsidR="00786539" w:rsidRPr="0084048C">
              <w:rPr>
                <w:rFonts w:eastAsia="Times New Roman" w:cs="Times New Roman"/>
                <w:color w:val="000000"/>
              </w:rPr>
              <w:t>C20</w:t>
            </w:r>
            <w:r w:rsidRPr="0084048C">
              <w:rPr>
                <w:rFonts w:eastAsia="Times New Roman" w:cs="Times New Roman"/>
                <w:color w:val="000000"/>
              </w:rPr>
              <w:t>:</w:t>
            </w:r>
            <w:r w:rsidR="00786539" w:rsidRPr="0084048C">
              <w:rPr>
                <w:rFonts w:eastAsia="Times New Roman" w:cs="Times New Roman"/>
                <w:color w:val="000000"/>
              </w:rPr>
              <w:t>2n6</w:t>
            </w:r>
          </w:p>
        </w:tc>
        <w:tc>
          <w:tcPr>
            <w:tcW w:w="2359" w:type="dxa"/>
            <w:gridSpan w:val="5"/>
            <w:tcBorders>
              <w:top w:val="nil"/>
              <w:left w:val="nil"/>
              <w:bottom w:val="nil"/>
              <w:right w:val="nil"/>
            </w:tcBorders>
            <w:noWrap/>
            <w:vAlign w:val="bottom"/>
            <w:hideMark/>
          </w:tcPr>
          <w:p w14:paraId="30BB9AE7" w14:textId="77777777" w:rsidR="00786539" w:rsidRPr="0084048C" w:rsidRDefault="0020055B" w:rsidP="007D0C5B">
            <w:pPr>
              <w:spacing w:after="0" w:line="240" w:lineRule="auto"/>
              <w:rPr>
                <w:rFonts w:eastAsia="Times New Roman" w:cs="Times New Roman"/>
                <w:color w:val="000000"/>
              </w:rPr>
            </w:pPr>
            <w:r w:rsidRPr="0084048C">
              <w:rPr>
                <w:rFonts w:eastAsia="Times New Roman" w:cs="Times New Roman"/>
                <w:color w:val="000000"/>
              </w:rPr>
              <w:t>E</w:t>
            </w:r>
            <w:r w:rsidR="00786539" w:rsidRPr="0084048C">
              <w:rPr>
                <w:rFonts w:eastAsia="Times New Roman" w:cs="Times New Roman"/>
                <w:color w:val="000000"/>
              </w:rPr>
              <w:t xml:space="preserve">icosadienoic acid </w:t>
            </w:r>
          </w:p>
        </w:tc>
        <w:tc>
          <w:tcPr>
            <w:tcW w:w="1894" w:type="dxa"/>
            <w:gridSpan w:val="7"/>
            <w:tcBorders>
              <w:top w:val="nil"/>
              <w:left w:val="nil"/>
              <w:bottom w:val="nil"/>
              <w:right w:val="nil"/>
            </w:tcBorders>
            <w:noWrap/>
            <w:vAlign w:val="bottom"/>
            <w:hideMark/>
          </w:tcPr>
          <w:p w14:paraId="283267D0"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0.20% +/- 0.04%</w:t>
            </w:r>
          </w:p>
        </w:tc>
        <w:tc>
          <w:tcPr>
            <w:tcW w:w="1955" w:type="dxa"/>
            <w:gridSpan w:val="3"/>
            <w:tcBorders>
              <w:top w:val="nil"/>
              <w:left w:val="nil"/>
              <w:bottom w:val="nil"/>
              <w:right w:val="nil"/>
            </w:tcBorders>
            <w:noWrap/>
            <w:vAlign w:val="bottom"/>
            <w:hideMark/>
          </w:tcPr>
          <w:p w14:paraId="30C54C83" w14:textId="77777777" w:rsidR="00786539" w:rsidRPr="0084048C" w:rsidRDefault="00786539" w:rsidP="001E160A">
            <w:pPr>
              <w:spacing w:after="0" w:line="240" w:lineRule="auto"/>
              <w:jc w:val="right"/>
              <w:rPr>
                <w:rFonts w:eastAsia="Times New Roman" w:cs="Times New Roman"/>
                <w:color w:val="000000"/>
              </w:rPr>
            </w:pPr>
            <w:r w:rsidRPr="0084048C">
              <w:rPr>
                <w:rFonts w:eastAsia="Times New Roman" w:cs="Times New Roman"/>
                <w:color w:val="000000"/>
              </w:rPr>
              <w:t>0.25%</w:t>
            </w:r>
            <w:r w:rsidR="001E160A" w:rsidRPr="0084048C">
              <w:rPr>
                <w:rFonts w:eastAsia="Times New Roman" w:cs="Times New Roman"/>
                <w:color w:val="000000"/>
              </w:rPr>
              <w:t xml:space="preserve"> +/- </w:t>
            </w:r>
            <w:r w:rsidRPr="0084048C">
              <w:rPr>
                <w:rFonts w:eastAsia="Times New Roman" w:cs="Times New Roman"/>
                <w:color w:val="000000"/>
              </w:rPr>
              <w:t>0.05%</w:t>
            </w:r>
          </w:p>
        </w:tc>
        <w:tc>
          <w:tcPr>
            <w:tcW w:w="1082" w:type="dxa"/>
            <w:gridSpan w:val="2"/>
            <w:tcBorders>
              <w:top w:val="nil"/>
              <w:left w:val="nil"/>
              <w:bottom w:val="nil"/>
              <w:right w:val="nil"/>
            </w:tcBorders>
            <w:noWrap/>
            <w:vAlign w:val="bottom"/>
            <w:hideMark/>
          </w:tcPr>
          <w:p w14:paraId="1C150F0A"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0.02</w:t>
            </w:r>
          </w:p>
        </w:tc>
      </w:tr>
      <w:tr w:rsidR="00786539" w:rsidRPr="0084048C" w14:paraId="2EAB3B90" w14:textId="77777777" w:rsidTr="00C00640">
        <w:trPr>
          <w:gridAfter w:val="1"/>
          <w:wAfter w:w="810" w:type="dxa"/>
          <w:trHeight w:val="290"/>
        </w:trPr>
        <w:tc>
          <w:tcPr>
            <w:tcW w:w="1260" w:type="dxa"/>
            <w:tcBorders>
              <w:top w:val="nil"/>
              <w:left w:val="nil"/>
              <w:bottom w:val="nil"/>
              <w:right w:val="nil"/>
            </w:tcBorders>
            <w:noWrap/>
            <w:vAlign w:val="bottom"/>
            <w:hideMark/>
          </w:tcPr>
          <w:p w14:paraId="56F3D47C" w14:textId="77777777" w:rsidR="00786539" w:rsidRPr="0084048C" w:rsidRDefault="0020055B" w:rsidP="007D0C5B">
            <w:pPr>
              <w:spacing w:after="0" w:line="240" w:lineRule="auto"/>
              <w:rPr>
                <w:rFonts w:eastAsia="Times New Roman" w:cs="Times New Roman"/>
                <w:color w:val="000000"/>
              </w:rPr>
            </w:pPr>
            <w:r w:rsidRPr="0084048C">
              <w:rPr>
                <w:rFonts w:eastAsia="Times New Roman" w:cs="Times New Roman"/>
                <w:color w:val="000000"/>
              </w:rPr>
              <w:t>%</w:t>
            </w:r>
            <w:r w:rsidR="00786539" w:rsidRPr="0084048C">
              <w:rPr>
                <w:rFonts w:eastAsia="Times New Roman" w:cs="Times New Roman"/>
                <w:color w:val="000000"/>
              </w:rPr>
              <w:t>C20</w:t>
            </w:r>
            <w:r w:rsidRPr="0084048C">
              <w:rPr>
                <w:rFonts w:eastAsia="Times New Roman" w:cs="Times New Roman"/>
                <w:color w:val="000000"/>
              </w:rPr>
              <w:t>:</w:t>
            </w:r>
            <w:r w:rsidR="00786539" w:rsidRPr="0084048C">
              <w:rPr>
                <w:rFonts w:eastAsia="Times New Roman" w:cs="Times New Roman"/>
                <w:color w:val="000000"/>
              </w:rPr>
              <w:t>3n6</w:t>
            </w:r>
          </w:p>
        </w:tc>
        <w:tc>
          <w:tcPr>
            <w:tcW w:w="2359" w:type="dxa"/>
            <w:gridSpan w:val="5"/>
            <w:tcBorders>
              <w:top w:val="nil"/>
              <w:left w:val="nil"/>
              <w:bottom w:val="nil"/>
              <w:right w:val="nil"/>
            </w:tcBorders>
            <w:noWrap/>
            <w:vAlign w:val="bottom"/>
            <w:hideMark/>
          </w:tcPr>
          <w:p w14:paraId="632B8A1D" w14:textId="77777777" w:rsidR="00786539" w:rsidRPr="0084048C" w:rsidRDefault="0020055B" w:rsidP="007D0C5B">
            <w:pPr>
              <w:spacing w:after="0" w:line="240" w:lineRule="auto"/>
              <w:rPr>
                <w:rFonts w:eastAsia="Times New Roman" w:cs="Times New Roman"/>
                <w:color w:val="000000"/>
              </w:rPr>
            </w:pPr>
            <w:r w:rsidRPr="0084048C">
              <w:rPr>
                <w:rFonts w:eastAsia="Times New Roman" w:cs="Times New Roman"/>
                <w:color w:val="000000"/>
              </w:rPr>
              <w:t>D</w:t>
            </w:r>
            <w:r w:rsidR="00786539" w:rsidRPr="0084048C">
              <w:rPr>
                <w:rFonts w:eastAsia="Times New Roman" w:cs="Times New Roman"/>
                <w:color w:val="000000"/>
              </w:rPr>
              <w:t xml:space="preserve">ihomo gamma linoleic acid </w:t>
            </w:r>
          </w:p>
        </w:tc>
        <w:tc>
          <w:tcPr>
            <w:tcW w:w="1894" w:type="dxa"/>
            <w:gridSpan w:val="7"/>
            <w:tcBorders>
              <w:top w:val="nil"/>
              <w:left w:val="nil"/>
              <w:bottom w:val="nil"/>
              <w:right w:val="nil"/>
            </w:tcBorders>
            <w:noWrap/>
            <w:vAlign w:val="bottom"/>
            <w:hideMark/>
          </w:tcPr>
          <w:p w14:paraId="185E580C"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0.64% +/- 0.19%</w:t>
            </w:r>
          </w:p>
        </w:tc>
        <w:tc>
          <w:tcPr>
            <w:tcW w:w="1955" w:type="dxa"/>
            <w:gridSpan w:val="3"/>
            <w:tcBorders>
              <w:top w:val="nil"/>
              <w:left w:val="nil"/>
              <w:bottom w:val="nil"/>
              <w:right w:val="nil"/>
            </w:tcBorders>
            <w:noWrap/>
            <w:vAlign w:val="bottom"/>
            <w:hideMark/>
          </w:tcPr>
          <w:p w14:paraId="76649235"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0.48%</w:t>
            </w:r>
            <w:r w:rsidR="001F6E21" w:rsidRPr="0084048C">
              <w:rPr>
                <w:rFonts w:eastAsia="Times New Roman" w:cs="Times New Roman"/>
                <w:color w:val="000000"/>
              </w:rPr>
              <w:t xml:space="preserve"> +/- </w:t>
            </w:r>
            <w:r w:rsidRPr="0084048C">
              <w:rPr>
                <w:rFonts w:eastAsia="Times New Roman" w:cs="Times New Roman"/>
                <w:color w:val="000000"/>
              </w:rPr>
              <w:t>0.13%</w:t>
            </w:r>
          </w:p>
        </w:tc>
        <w:tc>
          <w:tcPr>
            <w:tcW w:w="1082" w:type="dxa"/>
            <w:gridSpan w:val="2"/>
            <w:tcBorders>
              <w:top w:val="nil"/>
              <w:left w:val="nil"/>
              <w:bottom w:val="nil"/>
              <w:right w:val="nil"/>
            </w:tcBorders>
            <w:noWrap/>
            <w:vAlign w:val="bottom"/>
            <w:hideMark/>
          </w:tcPr>
          <w:p w14:paraId="0B49F0E5"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0.04</w:t>
            </w:r>
          </w:p>
        </w:tc>
      </w:tr>
      <w:tr w:rsidR="00786539" w:rsidRPr="0084048C" w14:paraId="34EE7B6F" w14:textId="77777777" w:rsidTr="00C00640">
        <w:trPr>
          <w:gridAfter w:val="1"/>
          <w:wAfter w:w="810" w:type="dxa"/>
          <w:trHeight w:val="290"/>
        </w:trPr>
        <w:tc>
          <w:tcPr>
            <w:tcW w:w="1260" w:type="dxa"/>
            <w:tcBorders>
              <w:top w:val="nil"/>
              <w:left w:val="nil"/>
              <w:bottom w:val="nil"/>
              <w:right w:val="nil"/>
            </w:tcBorders>
            <w:noWrap/>
            <w:vAlign w:val="bottom"/>
            <w:hideMark/>
          </w:tcPr>
          <w:p w14:paraId="7A18C9E4" w14:textId="77777777" w:rsidR="00786539" w:rsidRPr="0084048C" w:rsidRDefault="0020055B" w:rsidP="007D0C5B">
            <w:pPr>
              <w:spacing w:after="0" w:line="240" w:lineRule="auto"/>
              <w:rPr>
                <w:rFonts w:eastAsia="Times New Roman" w:cs="Times New Roman"/>
                <w:color w:val="000000"/>
              </w:rPr>
            </w:pPr>
            <w:r w:rsidRPr="0084048C">
              <w:rPr>
                <w:rFonts w:eastAsia="Times New Roman" w:cs="Times New Roman"/>
                <w:color w:val="000000"/>
              </w:rPr>
              <w:t>%</w:t>
            </w:r>
            <w:r w:rsidR="00786539" w:rsidRPr="0084048C">
              <w:rPr>
                <w:rFonts w:eastAsia="Times New Roman" w:cs="Times New Roman"/>
                <w:color w:val="000000"/>
              </w:rPr>
              <w:t>C20</w:t>
            </w:r>
            <w:r w:rsidRPr="0084048C">
              <w:rPr>
                <w:rFonts w:eastAsia="Times New Roman" w:cs="Times New Roman"/>
                <w:color w:val="000000"/>
              </w:rPr>
              <w:t>:</w:t>
            </w:r>
            <w:r w:rsidR="00786539" w:rsidRPr="0084048C">
              <w:rPr>
                <w:rFonts w:eastAsia="Times New Roman" w:cs="Times New Roman"/>
                <w:color w:val="000000"/>
              </w:rPr>
              <w:t xml:space="preserve">4n6 </w:t>
            </w:r>
          </w:p>
        </w:tc>
        <w:tc>
          <w:tcPr>
            <w:tcW w:w="2359" w:type="dxa"/>
            <w:gridSpan w:val="5"/>
            <w:tcBorders>
              <w:top w:val="nil"/>
              <w:left w:val="nil"/>
              <w:bottom w:val="nil"/>
              <w:right w:val="nil"/>
            </w:tcBorders>
            <w:noWrap/>
            <w:vAlign w:val="bottom"/>
            <w:hideMark/>
          </w:tcPr>
          <w:p w14:paraId="24063414" w14:textId="77777777" w:rsidR="00786539" w:rsidRPr="0084048C" w:rsidRDefault="0020055B" w:rsidP="007D0C5B">
            <w:pPr>
              <w:spacing w:after="0" w:line="240" w:lineRule="auto"/>
              <w:rPr>
                <w:rFonts w:eastAsia="Times New Roman" w:cs="Times New Roman"/>
                <w:color w:val="000000"/>
              </w:rPr>
            </w:pPr>
            <w:r w:rsidRPr="0084048C">
              <w:rPr>
                <w:rFonts w:eastAsia="Times New Roman" w:cs="Times New Roman"/>
                <w:color w:val="000000"/>
              </w:rPr>
              <w:t>A</w:t>
            </w:r>
            <w:r w:rsidR="00786539" w:rsidRPr="0084048C">
              <w:rPr>
                <w:rFonts w:eastAsia="Times New Roman" w:cs="Times New Roman"/>
                <w:color w:val="000000"/>
              </w:rPr>
              <w:t xml:space="preserve">rachidonic acid </w:t>
            </w:r>
          </w:p>
        </w:tc>
        <w:tc>
          <w:tcPr>
            <w:tcW w:w="1894" w:type="dxa"/>
            <w:gridSpan w:val="7"/>
            <w:tcBorders>
              <w:top w:val="nil"/>
              <w:left w:val="nil"/>
              <w:bottom w:val="nil"/>
              <w:right w:val="nil"/>
            </w:tcBorders>
            <w:noWrap/>
            <w:vAlign w:val="bottom"/>
            <w:hideMark/>
          </w:tcPr>
          <w:p w14:paraId="1D08ADAC"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3.40% +/- 0.60%</w:t>
            </w:r>
          </w:p>
        </w:tc>
        <w:tc>
          <w:tcPr>
            <w:tcW w:w="1955" w:type="dxa"/>
            <w:gridSpan w:val="3"/>
            <w:tcBorders>
              <w:top w:val="nil"/>
              <w:left w:val="nil"/>
              <w:bottom w:val="nil"/>
              <w:right w:val="nil"/>
            </w:tcBorders>
            <w:noWrap/>
            <w:vAlign w:val="bottom"/>
            <w:hideMark/>
          </w:tcPr>
          <w:p w14:paraId="70FB611E"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2.85%</w:t>
            </w:r>
            <w:r w:rsidR="001F6E21" w:rsidRPr="0084048C">
              <w:rPr>
                <w:rFonts w:eastAsia="Times New Roman" w:cs="Times New Roman"/>
                <w:color w:val="000000"/>
              </w:rPr>
              <w:t xml:space="preserve"> +/- </w:t>
            </w:r>
            <w:r w:rsidRPr="0084048C">
              <w:rPr>
                <w:rFonts w:eastAsia="Times New Roman" w:cs="Times New Roman"/>
                <w:color w:val="000000"/>
              </w:rPr>
              <w:t>0.68%</w:t>
            </w:r>
          </w:p>
        </w:tc>
        <w:tc>
          <w:tcPr>
            <w:tcW w:w="1082" w:type="dxa"/>
            <w:gridSpan w:val="2"/>
            <w:tcBorders>
              <w:top w:val="nil"/>
              <w:left w:val="nil"/>
              <w:bottom w:val="nil"/>
              <w:right w:val="nil"/>
            </w:tcBorders>
            <w:noWrap/>
            <w:vAlign w:val="bottom"/>
            <w:hideMark/>
          </w:tcPr>
          <w:p w14:paraId="76C9C098"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0.04</w:t>
            </w:r>
          </w:p>
        </w:tc>
      </w:tr>
      <w:tr w:rsidR="00786539" w:rsidRPr="0084048C" w14:paraId="6BB02C0F" w14:textId="77777777" w:rsidTr="00C00640">
        <w:trPr>
          <w:gridAfter w:val="1"/>
          <w:wAfter w:w="810" w:type="dxa"/>
          <w:trHeight w:val="290"/>
        </w:trPr>
        <w:tc>
          <w:tcPr>
            <w:tcW w:w="1260" w:type="dxa"/>
            <w:tcBorders>
              <w:top w:val="nil"/>
              <w:left w:val="nil"/>
              <w:bottom w:val="nil"/>
              <w:right w:val="nil"/>
            </w:tcBorders>
            <w:noWrap/>
            <w:vAlign w:val="bottom"/>
            <w:hideMark/>
          </w:tcPr>
          <w:p w14:paraId="3C0220AD" w14:textId="77777777" w:rsidR="00786539" w:rsidRPr="0084048C" w:rsidRDefault="00786539" w:rsidP="007D0C5B">
            <w:pPr>
              <w:spacing w:after="0" w:line="240" w:lineRule="auto"/>
              <w:rPr>
                <w:rFonts w:eastAsia="Times New Roman" w:cs="Times New Roman"/>
                <w:color w:val="000000"/>
              </w:rPr>
            </w:pPr>
            <w:r w:rsidRPr="0084048C">
              <w:rPr>
                <w:rFonts w:eastAsia="Times New Roman" w:cs="Times New Roman"/>
                <w:color w:val="000000"/>
              </w:rPr>
              <w:t>C20</w:t>
            </w:r>
            <w:r w:rsidR="00FC152B" w:rsidRPr="0084048C">
              <w:rPr>
                <w:rFonts w:eastAsia="Times New Roman" w:cs="Times New Roman"/>
                <w:color w:val="000000"/>
              </w:rPr>
              <w:t>:</w:t>
            </w:r>
            <w:r w:rsidRPr="0084048C">
              <w:rPr>
                <w:rFonts w:eastAsia="Times New Roman" w:cs="Times New Roman"/>
                <w:color w:val="000000"/>
              </w:rPr>
              <w:t>3n6</w:t>
            </w:r>
          </w:p>
        </w:tc>
        <w:tc>
          <w:tcPr>
            <w:tcW w:w="2448" w:type="dxa"/>
            <w:gridSpan w:val="6"/>
            <w:tcBorders>
              <w:top w:val="nil"/>
              <w:left w:val="nil"/>
              <w:bottom w:val="nil"/>
              <w:right w:val="nil"/>
            </w:tcBorders>
            <w:noWrap/>
            <w:vAlign w:val="bottom"/>
            <w:hideMark/>
          </w:tcPr>
          <w:p w14:paraId="38AC4E09" w14:textId="77777777" w:rsidR="00786539" w:rsidRPr="0084048C" w:rsidRDefault="00FC152B" w:rsidP="007D0C5B">
            <w:pPr>
              <w:spacing w:after="0" w:line="240" w:lineRule="auto"/>
              <w:rPr>
                <w:rFonts w:eastAsia="Times New Roman" w:cs="Times New Roman"/>
                <w:color w:val="000000"/>
              </w:rPr>
            </w:pPr>
            <w:r w:rsidRPr="0084048C">
              <w:rPr>
                <w:rFonts w:eastAsia="Times New Roman" w:cs="Times New Roman"/>
                <w:color w:val="000000"/>
              </w:rPr>
              <w:t>D</w:t>
            </w:r>
            <w:r w:rsidR="00786539" w:rsidRPr="0084048C">
              <w:rPr>
                <w:rFonts w:eastAsia="Times New Roman" w:cs="Times New Roman"/>
                <w:color w:val="000000"/>
              </w:rPr>
              <w:t xml:space="preserve">ihomo gamma linoleic acid </w:t>
            </w:r>
          </w:p>
        </w:tc>
        <w:tc>
          <w:tcPr>
            <w:tcW w:w="1805" w:type="dxa"/>
            <w:gridSpan w:val="6"/>
            <w:tcBorders>
              <w:top w:val="nil"/>
              <w:left w:val="nil"/>
              <w:bottom w:val="nil"/>
              <w:right w:val="nil"/>
            </w:tcBorders>
            <w:noWrap/>
            <w:vAlign w:val="bottom"/>
            <w:hideMark/>
          </w:tcPr>
          <w:p w14:paraId="453A8A28"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117.63 +/- 119.82</w:t>
            </w:r>
          </w:p>
        </w:tc>
        <w:tc>
          <w:tcPr>
            <w:tcW w:w="1955" w:type="dxa"/>
            <w:gridSpan w:val="3"/>
            <w:tcBorders>
              <w:top w:val="nil"/>
              <w:left w:val="nil"/>
              <w:bottom w:val="nil"/>
              <w:right w:val="nil"/>
            </w:tcBorders>
            <w:noWrap/>
            <w:vAlign w:val="bottom"/>
            <w:hideMark/>
          </w:tcPr>
          <w:p w14:paraId="71D30708"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40.51</w:t>
            </w:r>
            <w:r w:rsidR="001F6E21" w:rsidRPr="0084048C">
              <w:rPr>
                <w:rFonts w:eastAsia="Times New Roman" w:cs="Times New Roman"/>
                <w:color w:val="000000"/>
              </w:rPr>
              <w:t xml:space="preserve"> +/- </w:t>
            </w:r>
            <w:r w:rsidRPr="0084048C">
              <w:rPr>
                <w:rFonts w:eastAsia="Times New Roman" w:cs="Times New Roman"/>
                <w:color w:val="000000"/>
              </w:rPr>
              <w:t>22.61</w:t>
            </w:r>
          </w:p>
        </w:tc>
        <w:tc>
          <w:tcPr>
            <w:tcW w:w="1082" w:type="dxa"/>
            <w:gridSpan w:val="2"/>
            <w:tcBorders>
              <w:top w:val="nil"/>
              <w:left w:val="nil"/>
              <w:bottom w:val="nil"/>
              <w:right w:val="nil"/>
            </w:tcBorders>
            <w:noWrap/>
            <w:vAlign w:val="bottom"/>
            <w:hideMark/>
          </w:tcPr>
          <w:p w14:paraId="47C1AA54"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0.08</w:t>
            </w:r>
          </w:p>
        </w:tc>
      </w:tr>
      <w:tr w:rsidR="00786539" w:rsidRPr="0084048C" w14:paraId="30AB84E6" w14:textId="77777777" w:rsidTr="00C00640">
        <w:trPr>
          <w:gridAfter w:val="1"/>
          <w:wAfter w:w="810" w:type="dxa"/>
          <w:trHeight w:val="290"/>
        </w:trPr>
        <w:tc>
          <w:tcPr>
            <w:tcW w:w="1260" w:type="dxa"/>
            <w:tcBorders>
              <w:top w:val="nil"/>
              <w:left w:val="nil"/>
              <w:bottom w:val="nil"/>
              <w:right w:val="nil"/>
            </w:tcBorders>
            <w:noWrap/>
            <w:vAlign w:val="bottom"/>
            <w:hideMark/>
          </w:tcPr>
          <w:p w14:paraId="60972998" w14:textId="77777777" w:rsidR="00786539" w:rsidRPr="0084048C" w:rsidRDefault="00786539" w:rsidP="007D0C5B">
            <w:pPr>
              <w:spacing w:after="0" w:line="240" w:lineRule="auto"/>
              <w:rPr>
                <w:rFonts w:eastAsia="Times New Roman" w:cs="Times New Roman"/>
                <w:color w:val="000000"/>
              </w:rPr>
            </w:pPr>
            <w:r w:rsidRPr="0084048C">
              <w:rPr>
                <w:rFonts w:eastAsia="Times New Roman" w:cs="Times New Roman"/>
                <w:color w:val="000000"/>
              </w:rPr>
              <w:lastRenderedPageBreak/>
              <w:t>C18</w:t>
            </w:r>
            <w:r w:rsidR="00FC152B" w:rsidRPr="0084048C">
              <w:rPr>
                <w:rFonts w:eastAsia="Times New Roman" w:cs="Times New Roman"/>
                <w:color w:val="000000"/>
              </w:rPr>
              <w:t>:</w:t>
            </w:r>
            <w:r w:rsidRPr="0084048C">
              <w:rPr>
                <w:rFonts w:eastAsia="Times New Roman" w:cs="Times New Roman"/>
                <w:color w:val="000000"/>
              </w:rPr>
              <w:t>3n6</w:t>
            </w:r>
          </w:p>
        </w:tc>
        <w:tc>
          <w:tcPr>
            <w:tcW w:w="2448" w:type="dxa"/>
            <w:gridSpan w:val="6"/>
            <w:tcBorders>
              <w:top w:val="nil"/>
              <w:left w:val="nil"/>
              <w:bottom w:val="nil"/>
              <w:right w:val="nil"/>
            </w:tcBorders>
            <w:noWrap/>
            <w:vAlign w:val="bottom"/>
            <w:hideMark/>
          </w:tcPr>
          <w:p w14:paraId="222386A9" w14:textId="77777777" w:rsidR="00786539" w:rsidRPr="0084048C" w:rsidRDefault="00FC152B" w:rsidP="007D0C5B">
            <w:pPr>
              <w:spacing w:after="0" w:line="240" w:lineRule="auto"/>
              <w:rPr>
                <w:rFonts w:eastAsia="Times New Roman" w:cs="Times New Roman"/>
                <w:color w:val="000000"/>
              </w:rPr>
            </w:pPr>
            <w:r w:rsidRPr="0084048C">
              <w:rPr>
                <w:rFonts w:eastAsia="Times New Roman" w:cs="Times New Roman"/>
                <w:color w:val="000000"/>
              </w:rPr>
              <w:t>G</w:t>
            </w:r>
            <w:r w:rsidR="00786539" w:rsidRPr="0084048C">
              <w:rPr>
                <w:rFonts w:eastAsia="Times New Roman" w:cs="Times New Roman"/>
                <w:color w:val="000000"/>
              </w:rPr>
              <w:t xml:space="preserve">amma linoleic acid </w:t>
            </w:r>
          </w:p>
        </w:tc>
        <w:tc>
          <w:tcPr>
            <w:tcW w:w="1805" w:type="dxa"/>
            <w:gridSpan w:val="6"/>
            <w:tcBorders>
              <w:top w:val="nil"/>
              <w:left w:val="nil"/>
              <w:bottom w:val="nil"/>
              <w:right w:val="nil"/>
            </w:tcBorders>
            <w:noWrap/>
            <w:vAlign w:val="bottom"/>
            <w:hideMark/>
          </w:tcPr>
          <w:p w14:paraId="47F1BE16"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79.24 +/- 88.65</w:t>
            </w:r>
          </w:p>
        </w:tc>
        <w:tc>
          <w:tcPr>
            <w:tcW w:w="1955" w:type="dxa"/>
            <w:gridSpan w:val="3"/>
            <w:tcBorders>
              <w:top w:val="nil"/>
              <w:left w:val="nil"/>
              <w:bottom w:val="nil"/>
              <w:right w:val="nil"/>
            </w:tcBorders>
            <w:noWrap/>
            <w:vAlign w:val="bottom"/>
            <w:hideMark/>
          </w:tcPr>
          <w:p w14:paraId="201630C7"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26.72</w:t>
            </w:r>
            <w:r w:rsidR="001F6E21" w:rsidRPr="0084048C">
              <w:rPr>
                <w:rFonts w:eastAsia="Times New Roman" w:cs="Times New Roman"/>
                <w:color w:val="000000"/>
              </w:rPr>
              <w:t xml:space="preserve"> +/- </w:t>
            </w:r>
            <w:r w:rsidRPr="0084048C">
              <w:rPr>
                <w:rFonts w:eastAsia="Times New Roman" w:cs="Times New Roman"/>
                <w:color w:val="000000"/>
              </w:rPr>
              <w:t>15.90</w:t>
            </w:r>
          </w:p>
        </w:tc>
        <w:tc>
          <w:tcPr>
            <w:tcW w:w="1082" w:type="dxa"/>
            <w:gridSpan w:val="2"/>
            <w:tcBorders>
              <w:top w:val="nil"/>
              <w:left w:val="nil"/>
              <w:bottom w:val="nil"/>
              <w:right w:val="nil"/>
            </w:tcBorders>
            <w:noWrap/>
            <w:vAlign w:val="bottom"/>
            <w:hideMark/>
          </w:tcPr>
          <w:p w14:paraId="0E5A1385"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0.08</w:t>
            </w:r>
          </w:p>
        </w:tc>
      </w:tr>
      <w:tr w:rsidR="00786539" w:rsidRPr="0084048C" w14:paraId="20F84C0A" w14:textId="77777777" w:rsidTr="00C00640">
        <w:trPr>
          <w:gridAfter w:val="1"/>
          <w:wAfter w:w="810" w:type="dxa"/>
          <w:trHeight w:val="290"/>
        </w:trPr>
        <w:tc>
          <w:tcPr>
            <w:tcW w:w="1260" w:type="dxa"/>
            <w:tcBorders>
              <w:top w:val="nil"/>
              <w:left w:val="nil"/>
              <w:bottom w:val="nil"/>
              <w:right w:val="nil"/>
            </w:tcBorders>
            <w:noWrap/>
            <w:vAlign w:val="bottom"/>
            <w:hideMark/>
          </w:tcPr>
          <w:p w14:paraId="3F162C25" w14:textId="77777777" w:rsidR="00786539" w:rsidRPr="0084048C" w:rsidRDefault="00786539" w:rsidP="007D0C5B">
            <w:pPr>
              <w:spacing w:after="0" w:line="240" w:lineRule="auto"/>
              <w:rPr>
                <w:rFonts w:eastAsia="Times New Roman" w:cs="Times New Roman"/>
                <w:color w:val="000000"/>
              </w:rPr>
            </w:pPr>
            <w:r w:rsidRPr="0084048C">
              <w:rPr>
                <w:rFonts w:eastAsia="Times New Roman" w:cs="Times New Roman"/>
                <w:color w:val="000000"/>
              </w:rPr>
              <w:t>C20</w:t>
            </w:r>
            <w:r w:rsidR="00FC152B" w:rsidRPr="0084048C">
              <w:rPr>
                <w:rFonts w:eastAsia="Times New Roman" w:cs="Times New Roman"/>
                <w:color w:val="000000"/>
              </w:rPr>
              <w:t>:4n6</w:t>
            </w:r>
          </w:p>
        </w:tc>
        <w:tc>
          <w:tcPr>
            <w:tcW w:w="2448" w:type="dxa"/>
            <w:gridSpan w:val="6"/>
            <w:tcBorders>
              <w:top w:val="nil"/>
              <w:left w:val="nil"/>
              <w:bottom w:val="nil"/>
              <w:right w:val="nil"/>
            </w:tcBorders>
            <w:noWrap/>
            <w:vAlign w:val="bottom"/>
            <w:hideMark/>
          </w:tcPr>
          <w:p w14:paraId="50A850F2" w14:textId="77777777" w:rsidR="00786539" w:rsidRPr="0084048C" w:rsidRDefault="00FC152B" w:rsidP="007D0C5B">
            <w:pPr>
              <w:spacing w:after="0" w:line="240" w:lineRule="auto"/>
              <w:rPr>
                <w:rFonts w:eastAsia="Times New Roman" w:cs="Times New Roman"/>
                <w:color w:val="000000"/>
              </w:rPr>
            </w:pPr>
            <w:r w:rsidRPr="0084048C">
              <w:rPr>
                <w:rFonts w:eastAsia="Times New Roman" w:cs="Times New Roman"/>
                <w:color w:val="000000"/>
              </w:rPr>
              <w:t>A</w:t>
            </w:r>
            <w:r w:rsidR="00786539" w:rsidRPr="0084048C">
              <w:rPr>
                <w:rFonts w:eastAsia="Times New Roman" w:cs="Times New Roman"/>
                <w:color w:val="000000"/>
              </w:rPr>
              <w:t xml:space="preserve">rachidonic acid </w:t>
            </w:r>
          </w:p>
        </w:tc>
        <w:tc>
          <w:tcPr>
            <w:tcW w:w="1805" w:type="dxa"/>
            <w:gridSpan w:val="6"/>
            <w:tcBorders>
              <w:top w:val="nil"/>
              <w:left w:val="nil"/>
              <w:bottom w:val="nil"/>
              <w:right w:val="nil"/>
            </w:tcBorders>
            <w:noWrap/>
            <w:vAlign w:val="bottom"/>
            <w:hideMark/>
          </w:tcPr>
          <w:p w14:paraId="64363505"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592.38 +/- 510.77</w:t>
            </w:r>
          </w:p>
        </w:tc>
        <w:tc>
          <w:tcPr>
            <w:tcW w:w="1955" w:type="dxa"/>
            <w:gridSpan w:val="3"/>
            <w:tcBorders>
              <w:top w:val="nil"/>
              <w:left w:val="nil"/>
              <w:bottom w:val="nil"/>
              <w:right w:val="nil"/>
            </w:tcBorders>
            <w:noWrap/>
            <w:vAlign w:val="bottom"/>
            <w:hideMark/>
          </w:tcPr>
          <w:p w14:paraId="0E9CEA3E"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240.61</w:t>
            </w:r>
            <w:r w:rsidR="001F6E21" w:rsidRPr="0084048C">
              <w:rPr>
                <w:rFonts w:eastAsia="Times New Roman" w:cs="Times New Roman"/>
                <w:color w:val="000000"/>
              </w:rPr>
              <w:t xml:space="preserve"> +/- </w:t>
            </w:r>
            <w:r w:rsidRPr="0084048C">
              <w:rPr>
                <w:rFonts w:eastAsia="Times New Roman" w:cs="Times New Roman"/>
                <w:color w:val="000000"/>
              </w:rPr>
              <w:t>124.53</w:t>
            </w:r>
          </w:p>
        </w:tc>
        <w:tc>
          <w:tcPr>
            <w:tcW w:w="1082" w:type="dxa"/>
            <w:gridSpan w:val="2"/>
            <w:tcBorders>
              <w:top w:val="nil"/>
              <w:left w:val="nil"/>
              <w:bottom w:val="nil"/>
              <w:right w:val="nil"/>
            </w:tcBorders>
            <w:noWrap/>
            <w:vAlign w:val="bottom"/>
            <w:hideMark/>
          </w:tcPr>
          <w:p w14:paraId="34D315CE"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0.09</w:t>
            </w:r>
          </w:p>
        </w:tc>
      </w:tr>
      <w:tr w:rsidR="007D0C5B" w:rsidRPr="0084048C" w14:paraId="23077AB0" w14:textId="77777777" w:rsidTr="00C00640">
        <w:trPr>
          <w:gridAfter w:val="1"/>
          <w:wAfter w:w="810" w:type="dxa"/>
          <w:trHeight w:val="290"/>
        </w:trPr>
        <w:tc>
          <w:tcPr>
            <w:tcW w:w="1663" w:type="dxa"/>
            <w:gridSpan w:val="3"/>
            <w:tcBorders>
              <w:top w:val="nil"/>
              <w:left w:val="nil"/>
              <w:bottom w:val="nil"/>
              <w:right w:val="nil"/>
            </w:tcBorders>
            <w:noWrap/>
            <w:vAlign w:val="bottom"/>
            <w:hideMark/>
          </w:tcPr>
          <w:p w14:paraId="7089EB0E" w14:textId="77777777" w:rsidR="00FC152B" w:rsidRPr="0084048C" w:rsidRDefault="00FC152B" w:rsidP="007D0C5B">
            <w:pPr>
              <w:spacing w:after="0" w:line="240" w:lineRule="auto"/>
              <w:rPr>
                <w:rFonts w:eastAsia="Times New Roman" w:cs="Times New Roman"/>
              </w:rPr>
            </w:pPr>
          </w:p>
          <w:p w14:paraId="760B669A" w14:textId="77777777" w:rsidR="007D0C5B" w:rsidRPr="0084048C" w:rsidRDefault="00FC152B" w:rsidP="007D0C5B">
            <w:pPr>
              <w:spacing w:after="0" w:line="240" w:lineRule="auto"/>
              <w:rPr>
                <w:rFonts w:eastAsia="Times New Roman" w:cs="Times New Roman"/>
                <w:b/>
                <w:u w:val="single"/>
              </w:rPr>
            </w:pPr>
            <w:r w:rsidRPr="0084048C">
              <w:rPr>
                <w:rFonts w:eastAsia="Times New Roman" w:cs="Times New Roman"/>
                <w:b/>
                <w:u w:val="single"/>
              </w:rPr>
              <w:t xml:space="preserve">Omega-3 PUFA </w:t>
            </w:r>
            <w:r w:rsidR="00AE781C" w:rsidRPr="0084048C">
              <w:rPr>
                <w:rFonts w:eastAsia="Times New Roman" w:cs="Times New Roman"/>
                <w:b/>
                <w:u w:val="single"/>
              </w:rPr>
              <w:t xml:space="preserve"> </w:t>
            </w:r>
          </w:p>
        </w:tc>
        <w:tc>
          <w:tcPr>
            <w:tcW w:w="2045" w:type="dxa"/>
            <w:gridSpan w:val="4"/>
            <w:tcBorders>
              <w:top w:val="nil"/>
              <w:left w:val="nil"/>
              <w:bottom w:val="nil"/>
              <w:right w:val="nil"/>
            </w:tcBorders>
            <w:noWrap/>
            <w:vAlign w:val="bottom"/>
            <w:hideMark/>
          </w:tcPr>
          <w:p w14:paraId="2E6C1F27" w14:textId="77777777" w:rsidR="007D0C5B" w:rsidRPr="0084048C" w:rsidRDefault="007D0C5B" w:rsidP="007D0C5B">
            <w:pPr>
              <w:spacing w:after="0" w:line="240" w:lineRule="auto"/>
              <w:rPr>
                <w:rFonts w:eastAsia="Times New Roman" w:cs="Times New Roman"/>
              </w:rPr>
            </w:pPr>
          </w:p>
        </w:tc>
        <w:tc>
          <w:tcPr>
            <w:tcW w:w="942" w:type="dxa"/>
            <w:gridSpan w:val="4"/>
            <w:tcBorders>
              <w:top w:val="nil"/>
              <w:left w:val="nil"/>
              <w:bottom w:val="nil"/>
              <w:right w:val="nil"/>
            </w:tcBorders>
            <w:noWrap/>
            <w:vAlign w:val="bottom"/>
            <w:hideMark/>
          </w:tcPr>
          <w:p w14:paraId="04F3E2BA" w14:textId="77777777" w:rsidR="007D0C5B" w:rsidRPr="0084048C" w:rsidRDefault="007D0C5B" w:rsidP="007D0C5B">
            <w:pPr>
              <w:spacing w:after="0" w:line="240" w:lineRule="auto"/>
              <w:rPr>
                <w:rFonts w:eastAsia="Times New Roman" w:cs="Times New Roman"/>
              </w:rPr>
            </w:pPr>
          </w:p>
        </w:tc>
        <w:tc>
          <w:tcPr>
            <w:tcW w:w="863" w:type="dxa"/>
            <w:gridSpan w:val="2"/>
            <w:tcBorders>
              <w:top w:val="nil"/>
              <w:left w:val="nil"/>
              <w:bottom w:val="nil"/>
              <w:right w:val="nil"/>
            </w:tcBorders>
            <w:noWrap/>
            <w:vAlign w:val="bottom"/>
            <w:hideMark/>
          </w:tcPr>
          <w:p w14:paraId="1B4DBEF5" w14:textId="77777777" w:rsidR="007D0C5B" w:rsidRPr="0084048C" w:rsidRDefault="007D0C5B" w:rsidP="007D0C5B">
            <w:pPr>
              <w:spacing w:after="0" w:line="240" w:lineRule="auto"/>
              <w:rPr>
                <w:rFonts w:eastAsia="Times New Roman" w:cs="Times New Roman"/>
              </w:rPr>
            </w:pPr>
          </w:p>
        </w:tc>
        <w:tc>
          <w:tcPr>
            <w:tcW w:w="1158" w:type="dxa"/>
            <w:gridSpan w:val="2"/>
            <w:tcBorders>
              <w:top w:val="nil"/>
              <w:left w:val="nil"/>
              <w:bottom w:val="nil"/>
              <w:right w:val="nil"/>
            </w:tcBorders>
            <w:noWrap/>
            <w:vAlign w:val="bottom"/>
            <w:hideMark/>
          </w:tcPr>
          <w:p w14:paraId="10A37820" w14:textId="77777777" w:rsidR="007D0C5B" w:rsidRPr="0084048C" w:rsidRDefault="007D0C5B" w:rsidP="007D0C5B">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6A442329" w14:textId="77777777" w:rsidR="007D0C5B" w:rsidRPr="0084048C" w:rsidRDefault="007D0C5B" w:rsidP="007D0C5B">
            <w:pPr>
              <w:spacing w:after="0" w:line="240" w:lineRule="auto"/>
              <w:rPr>
                <w:rFonts w:eastAsia="Times New Roman" w:cs="Times New Roman"/>
              </w:rPr>
            </w:pPr>
          </w:p>
        </w:tc>
        <w:tc>
          <w:tcPr>
            <w:tcW w:w="1082" w:type="dxa"/>
            <w:gridSpan w:val="2"/>
            <w:tcBorders>
              <w:top w:val="nil"/>
              <w:left w:val="nil"/>
              <w:bottom w:val="nil"/>
              <w:right w:val="nil"/>
            </w:tcBorders>
            <w:noWrap/>
            <w:vAlign w:val="bottom"/>
            <w:hideMark/>
          </w:tcPr>
          <w:p w14:paraId="5305DD4B" w14:textId="77777777" w:rsidR="007D0C5B" w:rsidRPr="0084048C" w:rsidRDefault="007D0C5B" w:rsidP="007D0C5B">
            <w:pPr>
              <w:spacing w:after="0" w:line="240" w:lineRule="auto"/>
              <w:rPr>
                <w:rFonts w:eastAsia="Times New Roman" w:cs="Times New Roman"/>
              </w:rPr>
            </w:pPr>
          </w:p>
        </w:tc>
      </w:tr>
      <w:tr w:rsidR="00786539" w:rsidRPr="0084048C" w14:paraId="36D1C14D"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70FA6FC0" w14:textId="77777777" w:rsidR="00786539" w:rsidRPr="0084048C" w:rsidRDefault="00B81B41" w:rsidP="007D0C5B">
            <w:pPr>
              <w:spacing w:after="0" w:line="240" w:lineRule="auto"/>
              <w:rPr>
                <w:rFonts w:eastAsia="Times New Roman" w:cs="Times New Roman"/>
                <w:color w:val="000000"/>
              </w:rPr>
            </w:pPr>
            <w:r w:rsidRPr="0084048C">
              <w:rPr>
                <w:rFonts w:eastAsia="Times New Roman" w:cs="Times New Roman"/>
                <w:color w:val="000000"/>
              </w:rPr>
              <w:t>% C22:5n3</w:t>
            </w:r>
            <w:r w:rsidR="004C777F" w:rsidRPr="0084048C">
              <w:rPr>
                <w:rFonts w:eastAsia="Times New Roman" w:cs="Times New Roman"/>
                <w:color w:val="000000"/>
              </w:rPr>
              <w:t xml:space="preserve"> </w:t>
            </w:r>
            <w:r w:rsidR="004C777F" w:rsidRPr="0084048C">
              <w:rPr>
                <w:rFonts w:eastAsia="Times New Roman" w:cs="Times New Roman"/>
                <w:b/>
                <w:color w:val="000000"/>
              </w:rPr>
              <w:t>#</w:t>
            </w:r>
          </w:p>
        </w:tc>
        <w:tc>
          <w:tcPr>
            <w:tcW w:w="2268" w:type="dxa"/>
            <w:gridSpan w:val="5"/>
            <w:tcBorders>
              <w:top w:val="nil"/>
              <w:left w:val="nil"/>
              <w:bottom w:val="nil"/>
              <w:right w:val="nil"/>
            </w:tcBorders>
            <w:noWrap/>
            <w:vAlign w:val="bottom"/>
            <w:hideMark/>
          </w:tcPr>
          <w:p w14:paraId="529E1355" w14:textId="77777777" w:rsidR="00786539" w:rsidRPr="0084048C" w:rsidRDefault="009B7322" w:rsidP="007D0C5B">
            <w:pPr>
              <w:spacing w:after="0" w:line="240" w:lineRule="auto"/>
              <w:rPr>
                <w:rFonts w:eastAsia="Times New Roman" w:cs="Times New Roman"/>
                <w:color w:val="000000"/>
              </w:rPr>
            </w:pPr>
            <w:r w:rsidRPr="0084048C">
              <w:rPr>
                <w:rFonts w:eastAsia="Times New Roman" w:cs="Times New Roman"/>
                <w:color w:val="000000"/>
              </w:rPr>
              <w:t>Docosape</w:t>
            </w:r>
            <w:r w:rsidR="00B607F9" w:rsidRPr="0084048C">
              <w:rPr>
                <w:rFonts w:eastAsia="Times New Roman" w:cs="Times New Roman"/>
                <w:color w:val="000000"/>
              </w:rPr>
              <w:t>nta</w:t>
            </w:r>
            <w:r w:rsidRPr="0084048C">
              <w:rPr>
                <w:rFonts w:eastAsia="Times New Roman" w:cs="Times New Roman"/>
                <w:color w:val="000000"/>
              </w:rPr>
              <w:t>e</w:t>
            </w:r>
            <w:r w:rsidR="00B607F9" w:rsidRPr="0084048C">
              <w:rPr>
                <w:rFonts w:eastAsia="Times New Roman" w:cs="Times New Roman"/>
                <w:color w:val="000000"/>
              </w:rPr>
              <w:t xml:space="preserve">noeic acid </w:t>
            </w:r>
          </w:p>
        </w:tc>
        <w:tc>
          <w:tcPr>
            <w:tcW w:w="1805" w:type="dxa"/>
            <w:gridSpan w:val="6"/>
            <w:tcBorders>
              <w:top w:val="nil"/>
              <w:left w:val="nil"/>
              <w:bottom w:val="nil"/>
              <w:right w:val="nil"/>
            </w:tcBorders>
            <w:noWrap/>
            <w:vAlign w:val="bottom"/>
            <w:hideMark/>
          </w:tcPr>
          <w:p w14:paraId="15588404"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0.47%</w:t>
            </w:r>
            <w:r w:rsidR="001F6E21" w:rsidRPr="0084048C">
              <w:rPr>
                <w:rFonts w:eastAsia="Times New Roman" w:cs="Times New Roman"/>
                <w:color w:val="000000"/>
              </w:rPr>
              <w:t xml:space="preserve"> +/- </w:t>
            </w:r>
            <w:r w:rsidRPr="0084048C">
              <w:rPr>
                <w:rFonts w:eastAsia="Times New Roman" w:cs="Times New Roman"/>
                <w:color w:val="000000"/>
              </w:rPr>
              <w:t>0.12%</w:t>
            </w:r>
          </w:p>
        </w:tc>
        <w:tc>
          <w:tcPr>
            <w:tcW w:w="1955" w:type="dxa"/>
            <w:gridSpan w:val="3"/>
            <w:tcBorders>
              <w:top w:val="nil"/>
              <w:left w:val="nil"/>
              <w:bottom w:val="nil"/>
              <w:right w:val="nil"/>
            </w:tcBorders>
            <w:noWrap/>
            <w:vAlign w:val="bottom"/>
            <w:hideMark/>
          </w:tcPr>
          <w:p w14:paraId="7FCD42A6"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0.32%</w:t>
            </w:r>
            <w:r w:rsidR="001F6E21" w:rsidRPr="0084048C">
              <w:rPr>
                <w:rFonts w:eastAsia="Times New Roman" w:cs="Times New Roman"/>
                <w:color w:val="000000"/>
              </w:rPr>
              <w:t xml:space="preserve"> +/- </w:t>
            </w:r>
            <w:r w:rsidRPr="0084048C">
              <w:rPr>
                <w:rFonts w:eastAsia="Times New Roman" w:cs="Times New Roman"/>
                <w:color w:val="000000"/>
              </w:rPr>
              <w:t>0.07%</w:t>
            </w:r>
          </w:p>
        </w:tc>
        <w:tc>
          <w:tcPr>
            <w:tcW w:w="1082" w:type="dxa"/>
            <w:gridSpan w:val="2"/>
            <w:tcBorders>
              <w:top w:val="nil"/>
              <w:left w:val="nil"/>
              <w:bottom w:val="nil"/>
              <w:right w:val="nil"/>
            </w:tcBorders>
            <w:noWrap/>
            <w:vAlign w:val="bottom"/>
            <w:hideMark/>
          </w:tcPr>
          <w:p w14:paraId="0082D92A"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0.04</w:t>
            </w:r>
          </w:p>
        </w:tc>
      </w:tr>
      <w:tr w:rsidR="00786539" w:rsidRPr="0084048C" w14:paraId="717BFE97"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27F184C9" w14:textId="77777777" w:rsidR="00786539" w:rsidRPr="0084048C" w:rsidRDefault="00B81B41" w:rsidP="007D0C5B">
            <w:pPr>
              <w:spacing w:after="0" w:line="240" w:lineRule="auto"/>
              <w:rPr>
                <w:rFonts w:eastAsia="Times New Roman" w:cs="Times New Roman"/>
                <w:color w:val="000000"/>
              </w:rPr>
            </w:pPr>
            <w:r w:rsidRPr="0084048C">
              <w:rPr>
                <w:rFonts w:eastAsia="Times New Roman" w:cs="Times New Roman"/>
                <w:color w:val="000000"/>
              </w:rPr>
              <w:t>%</w:t>
            </w:r>
            <w:r w:rsidR="00786539" w:rsidRPr="0084048C">
              <w:rPr>
                <w:rFonts w:eastAsia="Times New Roman" w:cs="Times New Roman"/>
                <w:color w:val="000000"/>
              </w:rPr>
              <w:t>C22</w:t>
            </w:r>
            <w:r w:rsidRPr="0084048C">
              <w:rPr>
                <w:rFonts w:eastAsia="Times New Roman" w:cs="Times New Roman"/>
                <w:color w:val="000000"/>
              </w:rPr>
              <w:t>:6n3</w:t>
            </w:r>
          </w:p>
        </w:tc>
        <w:tc>
          <w:tcPr>
            <w:tcW w:w="2268" w:type="dxa"/>
            <w:gridSpan w:val="5"/>
            <w:tcBorders>
              <w:top w:val="nil"/>
              <w:left w:val="nil"/>
              <w:bottom w:val="nil"/>
              <w:right w:val="nil"/>
            </w:tcBorders>
            <w:noWrap/>
            <w:vAlign w:val="bottom"/>
            <w:hideMark/>
          </w:tcPr>
          <w:p w14:paraId="777FE1D7" w14:textId="77777777" w:rsidR="00786539" w:rsidRPr="0084048C" w:rsidRDefault="00786539" w:rsidP="007D0C5B">
            <w:pPr>
              <w:spacing w:after="0" w:line="240" w:lineRule="auto"/>
              <w:rPr>
                <w:rFonts w:eastAsia="Times New Roman" w:cs="Times New Roman"/>
                <w:color w:val="000000"/>
              </w:rPr>
            </w:pPr>
            <w:r w:rsidRPr="0084048C">
              <w:rPr>
                <w:rFonts w:eastAsia="Times New Roman" w:cs="Times New Roman"/>
                <w:color w:val="000000"/>
              </w:rPr>
              <w:t>D</w:t>
            </w:r>
            <w:r w:rsidR="009B7322" w:rsidRPr="0084048C">
              <w:rPr>
                <w:rFonts w:eastAsia="Times New Roman" w:cs="Times New Roman"/>
                <w:color w:val="000000"/>
              </w:rPr>
              <w:t xml:space="preserve">ocosahexaenoic acid </w:t>
            </w:r>
            <w:r w:rsidRPr="0084048C">
              <w:rPr>
                <w:rFonts w:eastAsia="Times New Roman" w:cs="Times New Roman"/>
                <w:color w:val="000000"/>
              </w:rPr>
              <w:t xml:space="preserve"> </w:t>
            </w:r>
          </w:p>
        </w:tc>
        <w:tc>
          <w:tcPr>
            <w:tcW w:w="1805" w:type="dxa"/>
            <w:gridSpan w:val="6"/>
            <w:tcBorders>
              <w:top w:val="nil"/>
              <w:left w:val="nil"/>
              <w:bottom w:val="nil"/>
              <w:right w:val="nil"/>
            </w:tcBorders>
            <w:noWrap/>
            <w:vAlign w:val="bottom"/>
            <w:hideMark/>
          </w:tcPr>
          <w:p w14:paraId="0007F89C"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1.16%</w:t>
            </w:r>
            <w:r w:rsidR="001F6E21" w:rsidRPr="0084048C">
              <w:rPr>
                <w:rFonts w:eastAsia="Times New Roman" w:cs="Times New Roman"/>
                <w:color w:val="000000"/>
              </w:rPr>
              <w:t xml:space="preserve"> +/- </w:t>
            </w:r>
            <w:r w:rsidRPr="0084048C">
              <w:rPr>
                <w:rFonts w:eastAsia="Times New Roman" w:cs="Times New Roman"/>
                <w:color w:val="000000"/>
              </w:rPr>
              <w:t>0.44%</w:t>
            </w:r>
          </w:p>
        </w:tc>
        <w:tc>
          <w:tcPr>
            <w:tcW w:w="1955" w:type="dxa"/>
            <w:gridSpan w:val="3"/>
            <w:tcBorders>
              <w:top w:val="nil"/>
              <w:left w:val="nil"/>
              <w:bottom w:val="nil"/>
              <w:right w:val="nil"/>
            </w:tcBorders>
            <w:noWrap/>
            <w:vAlign w:val="bottom"/>
            <w:hideMark/>
          </w:tcPr>
          <w:p w14:paraId="4CD923C1"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0.84%</w:t>
            </w:r>
            <w:r w:rsidR="001F6E21" w:rsidRPr="0084048C">
              <w:rPr>
                <w:rFonts w:eastAsia="Times New Roman" w:cs="Times New Roman"/>
                <w:color w:val="000000"/>
              </w:rPr>
              <w:t xml:space="preserve"> +/- </w:t>
            </w:r>
            <w:r w:rsidRPr="0084048C">
              <w:rPr>
                <w:rFonts w:eastAsia="Times New Roman" w:cs="Times New Roman"/>
                <w:color w:val="000000"/>
              </w:rPr>
              <w:t>0.31%</w:t>
            </w:r>
          </w:p>
        </w:tc>
        <w:tc>
          <w:tcPr>
            <w:tcW w:w="1082" w:type="dxa"/>
            <w:gridSpan w:val="2"/>
            <w:tcBorders>
              <w:top w:val="nil"/>
              <w:left w:val="nil"/>
              <w:bottom w:val="nil"/>
              <w:right w:val="nil"/>
            </w:tcBorders>
            <w:noWrap/>
            <w:vAlign w:val="bottom"/>
            <w:hideMark/>
          </w:tcPr>
          <w:p w14:paraId="413D8DF6"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0.06</w:t>
            </w:r>
          </w:p>
        </w:tc>
      </w:tr>
      <w:tr w:rsidR="00786539" w:rsidRPr="0084048C" w14:paraId="587359D0"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3CE2DA19" w14:textId="77777777" w:rsidR="00786539" w:rsidRPr="0084048C" w:rsidRDefault="00B81B41" w:rsidP="007D0C5B">
            <w:pPr>
              <w:spacing w:after="0" w:line="240" w:lineRule="auto"/>
              <w:rPr>
                <w:rFonts w:eastAsia="Times New Roman" w:cs="Times New Roman"/>
                <w:color w:val="000000"/>
              </w:rPr>
            </w:pPr>
            <w:r w:rsidRPr="0084048C">
              <w:rPr>
                <w:rFonts w:eastAsia="Times New Roman" w:cs="Times New Roman"/>
                <w:color w:val="000000"/>
              </w:rPr>
              <w:t>%</w:t>
            </w:r>
            <w:r w:rsidR="00786539" w:rsidRPr="0084048C">
              <w:rPr>
                <w:rFonts w:eastAsia="Times New Roman" w:cs="Times New Roman"/>
                <w:color w:val="000000"/>
              </w:rPr>
              <w:t>C20</w:t>
            </w:r>
            <w:r w:rsidRPr="0084048C">
              <w:rPr>
                <w:rFonts w:eastAsia="Times New Roman" w:cs="Times New Roman"/>
                <w:color w:val="000000"/>
              </w:rPr>
              <w:t>:5n3</w:t>
            </w:r>
            <w:r w:rsidR="004C777F" w:rsidRPr="0084048C">
              <w:rPr>
                <w:rFonts w:eastAsia="Times New Roman" w:cs="Times New Roman"/>
                <w:color w:val="000000"/>
              </w:rPr>
              <w:t xml:space="preserve"> </w:t>
            </w:r>
            <w:r w:rsidR="004C777F" w:rsidRPr="0084048C">
              <w:rPr>
                <w:rFonts w:eastAsia="Times New Roman" w:cs="Times New Roman"/>
                <w:b/>
                <w:color w:val="000000"/>
              </w:rPr>
              <w:t>#</w:t>
            </w:r>
          </w:p>
        </w:tc>
        <w:tc>
          <w:tcPr>
            <w:tcW w:w="2268" w:type="dxa"/>
            <w:gridSpan w:val="5"/>
            <w:tcBorders>
              <w:top w:val="nil"/>
              <w:left w:val="nil"/>
              <w:bottom w:val="nil"/>
              <w:right w:val="nil"/>
            </w:tcBorders>
            <w:noWrap/>
            <w:vAlign w:val="bottom"/>
            <w:hideMark/>
          </w:tcPr>
          <w:p w14:paraId="65D5B2A4" w14:textId="77777777" w:rsidR="00786539" w:rsidRPr="0084048C" w:rsidRDefault="009B7322" w:rsidP="007D0C5B">
            <w:pPr>
              <w:spacing w:after="0" w:line="240" w:lineRule="auto"/>
              <w:rPr>
                <w:rFonts w:eastAsia="Times New Roman" w:cs="Times New Roman"/>
                <w:color w:val="000000"/>
              </w:rPr>
            </w:pPr>
            <w:r w:rsidRPr="0084048C">
              <w:rPr>
                <w:rFonts w:eastAsia="Times New Roman" w:cs="Times New Roman"/>
                <w:color w:val="000000"/>
              </w:rPr>
              <w:t xml:space="preserve">Eicosapentaenoic acid </w:t>
            </w:r>
          </w:p>
        </w:tc>
        <w:tc>
          <w:tcPr>
            <w:tcW w:w="1805" w:type="dxa"/>
            <w:gridSpan w:val="6"/>
            <w:tcBorders>
              <w:top w:val="nil"/>
              <w:left w:val="nil"/>
              <w:bottom w:val="nil"/>
              <w:right w:val="nil"/>
            </w:tcBorders>
            <w:noWrap/>
            <w:vAlign w:val="bottom"/>
            <w:hideMark/>
          </w:tcPr>
          <w:p w14:paraId="52333B4F"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0.38%</w:t>
            </w:r>
            <w:r w:rsidR="001F6E21" w:rsidRPr="0084048C">
              <w:rPr>
                <w:rFonts w:eastAsia="Times New Roman" w:cs="Times New Roman"/>
                <w:color w:val="000000"/>
              </w:rPr>
              <w:t xml:space="preserve"> +/- </w:t>
            </w:r>
            <w:r w:rsidRPr="0084048C">
              <w:rPr>
                <w:rFonts w:eastAsia="Times New Roman" w:cs="Times New Roman"/>
                <w:color w:val="000000"/>
              </w:rPr>
              <w:t>0.19%</w:t>
            </w:r>
          </w:p>
        </w:tc>
        <w:tc>
          <w:tcPr>
            <w:tcW w:w="1955" w:type="dxa"/>
            <w:gridSpan w:val="3"/>
            <w:tcBorders>
              <w:top w:val="nil"/>
              <w:left w:val="nil"/>
              <w:bottom w:val="nil"/>
              <w:right w:val="nil"/>
            </w:tcBorders>
            <w:noWrap/>
            <w:vAlign w:val="bottom"/>
            <w:hideMark/>
          </w:tcPr>
          <w:p w14:paraId="12771799"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0.30%</w:t>
            </w:r>
            <w:r w:rsidR="001F6E21" w:rsidRPr="0084048C">
              <w:rPr>
                <w:rFonts w:eastAsia="Times New Roman" w:cs="Times New Roman"/>
                <w:color w:val="000000"/>
              </w:rPr>
              <w:t xml:space="preserve"> +/- </w:t>
            </w:r>
            <w:r w:rsidRPr="0084048C">
              <w:rPr>
                <w:rFonts w:eastAsia="Times New Roman" w:cs="Times New Roman"/>
                <w:color w:val="000000"/>
              </w:rPr>
              <w:t>0.16%</w:t>
            </w:r>
          </w:p>
        </w:tc>
        <w:tc>
          <w:tcPr>
            <w:tcW w:w="1082" w:type="dxa"/>
            <w:gridSpan w:val="2"/>
            <w:tcBorders>
              <w:top w:val="nil"/>
              <w:left w:val="nil"/>
              <w:bottom w:val="nil"/>
              <w:right w:val="nil"/>
            </w:tcBorders>
            <w:noWrap/>
            <w:vAlign w:val="bottom"/>
            <w:hideMark/>
          </w:tcPr>
          <w:p w14:paraId="7DD11082"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0.06</w:t>
            </w:r>
          </w:p>
        </w:tc>
      </w:tr>
      <w:tr w:rsidR="00786539" w:rsidRPr="0084048C" w14:paraId="6C7B268C"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5C4973E0" w14:textId="77777777" w:rsidR="00786539" w:rsidRPr="0084048C" w:rsidRDefault="00AA7E75" w:rsidP="007D0C5B">
            <w:pPr>
              <w:spacing w:after="0" w:line="240" w:lineRule="auto"/>
              <w:rPr>
                <w:rFonts w:eastAsia="Times New Roman" w:cs="Times New Roman"/>
                <w:color w:val="000000"/>
              </w:rPr>
            </w:pPr>
            <w:r w:rsidRPr="0084048C">
              <w:rPr>
                <w:rFonts w:eastAsia="Times New Roman" w:cs="Times New Roman"/>
                <w:color w:val="000000"/>
              </w:rPr>
              <w:t>C22:6n3</w:t>
            </w:r>
          </w:p>
        </w:tc>
        <w:tc>
          <w:tcPr>
            <w:tcW w:w="2268" w:type="dxa"/>
            <w:gridSpan w:val="5"/>
            <w:tcBorders>
              <w:top w:val="nil"/>
              <w:left w:val="nil"/>
              <w:bottom w:val="nil"/>
              <w:right w:val="nil"/>
            </w:tcBorders>
            <w:noWrap/>
            <w:vAlign w:val="bottom"/>
            <w:hideMark/>
          </w:tcPr>
          <w:p w14:paraId="08EF471F" w14:textId="77777777" w:rsidR="00786539" w:rsidRPr="0084048C" w:rsidRDefault="009B7322" w:rsidP="007D0C5B">
            <w:pPr>
              <w:spacing w:after="0" w:line="240" w:lineRule="auto"/>
              <w:rPr>
                <w:rFonts w:eastAsia="Times New Roman" w:cs="Times New Roman"/>
                <w:color w:val="000000"/>
              </w:rPr>
            </w:pPr>
            <w:r w:rsidRPr="0084048C">
              <w:rPr>
                <w:rFonts w:eastAsia="Times New Roman" w:cs="Times New Roman"/>
                <w:color w:val="000000"/>
              </w:rPr>
              <w:t xml:space="preserve">Docosahexaenoic acid  </w:t>
            </w:r>
          </w:p>
        </w:tc>
        <w:tc>
          <w:tcPr>
            <w:tcW w:w="1805" w:type="dxa"/>
            <w:gridSpan w:val="6"/>
            <w:tcBorders>
              <w:top w:val="nil"/>
              <w:left w:val="nil"/>
              <w:bottom w:val="nil"/>
              <w:right w:val="nil"/>
            </w:tcBorders>
            <w:noWrap/>
            <w:vAlign w:val="bottom"/>
            <w:hideMark/>
          </w:tcPr>
          <w:p w14:paraId="5E883592"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175.51</w:t>
            </w:r>
            <w:r w:rsidR="001F6E21" w:rsidRPr="0084048C">
              <w:rPr>
                <w:rFonts w:eastAsia="Times New Roman" w:cs="Times New Roman"/>
                <w:color w:val="000000"/>
              </w:rPr>
              <w:t xml:space="preserve"> +/- </w:t>
            </w:r>
            <w:r w:rsidRPr="0084048C">
              <w:rPr>
                <w:rFonts w:eastAsia="Times New Roman" w:cs="Times New Roman"/>
                <w:color w:val="000000"/>
              </w:rPr>
              <w:t>130.02</w:t>
            </w:r>
          </w:p>
        </w:tc>
        <w:tc>
          <w:tcPr>
            <w:tcW w:w="1955" w:type="dxa"/>
            <w:gridSpan w:val="3"/>
            <w:tcBorders>
              <w:top w:val="nil"/>
              <w:left w:val="nil"/>
              <w:bottom w:val="nil"/>
              <w:right w:val="nil"/>
            </w:tcBorders>
            <w:noWrap/>
            <w:vAlign w:val="bottom"/>
            <w:hideMark/>
          </w:tcPr>
          <w:p w14:paraId="2A7BFC8E"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70.78</w:t>
            </w:r>
            <w:r w:rsidR="001F6E21" w:rsidRPr="0084048C">
              <w:rPr>
                <w:rFonts w:eastAsia="Times New Roman" w:cs="Times New Roman"/>
                <w:color w:val="000000"/>
              </w:rPr>
              <w:t xml:space="preserve"> +/- </w:t>
            </w:r>
            <w:r w:rsidRPr="0084048C">
              <w:rPr>
                <w:rFonts w:eastAsia="Times New Roman" w:cs="Times New Roman"/>
                <w:color w:val="000000"/>
              </w:rPr>
              <w:t>52.99</w:t>
            </w:r>
          </w:p>
        </w:tc>
        <w:tc>
          <w:tcPr>
            <w:tcW w:w="1082" w:type="dxa"/>
            <w:gridSpan w:val="2"/>
            <w:tcBorders>
              <w:top w:val="nil"/>
              <w:left w:val="nil"/>
              <w:bottom w:val="nil"/>
              <w:right w:val="nil"/>
            </w:tcBorders>
            <w:noWrap/>
            <w:vAlign w:val="bottom"/>
            <w:hideMark/>
          </w:tcPr>
          <w:p w14:paraId="7194973E"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0.06</w:t>
            </w:r>
          </w:p>
        </w:tc>
      </w:tr>
      <w:tr w:rsidR="00786539" w:rsidRPr="0084048C" w14:paraId="62042A04"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4B82C0F8" w14:textId="77777777" w:rsidR="00786539" w:rsidRPr="0084048C" w:rsidRDefault="00AA7E75" w:rsidP="007D0C5B">
            <w:pPr>
              <w:spacing w:after="0" w:line="240" w:lineRule="auto"/>
              <w:rPr>
                <w:rFonts w:eastAsia="Times New Roman" w:cs="Times New Roman"/>
                <w:color w:val="000000"/>
              </w:rPr>
            </w:pPr>
            <w:r w:rsidRPr="0084048C">
              <w:rPr>
                <w:rFonts w:eastAsia="Times New Roman" w:cs="Times New Roman"/>
                <w:color w:val="000000"/>
              </w:rPr>
              <w:t xml:space="preserve">C22:5n3 </w:t>
            </w:r>
          </w:p>
        </w:tc>
        <w:tc>
          <w:tcPr>
            <w:tcW w:w="2268" w:type="dxa"/>
            <w:gridSpan w:val="5"/>
            <w:tcBorders>
              <w:top w:val="nil"/>
              <w:left w:val="nil"/>
              <w:bottom w:val="nil"/>
              <w:right w:val="nil"/>
            </w:tcBorders>
            <w:noWrap/>
            <w:vAlign w:val="bottom"/>
            <w:hideMark/>
          </w:tcPr>
          <w:p w14:paraId="7231CA86" w14:textId="77777777" w:rsidR="00786539" w:rsidRPr="0084048C" w:rsidRDefault="009B7322" w:rsidP="007D0C5B">
            <w:pPr>
              <w:spacing w:after="0" w:line="240" w:lineRule="auto"/>
              <w:rPr>
                <w:rFonts w:eastAsia="Times New Roman" w:cs="Times New Roman"/>
                <w:color w:val="000000"/>
              </w:rPr>
            </w:pPr>
            <w:r w:rsidRPr="0084048C">
              <w:rPr>
                <w:rFonts w:eastAsia="Times New Roman" w:cs="Times New Roman"/>
                <w:color w:val="000000"/>
              </w:rPr>
              <w:t>Docosapentaenoeic acid</w:t>
            </w:r>
          </w:p>
        </w:tc>
        <w:tc>
          <w:tcPr>
            <w:tcW w:w="1805" w:type="dxa"/>
            <w:gridSpan w:val="6"/>
            <w:tcBorders>
              <w:top w:val="nil"/>
              <w:left w:val="nil"/>
              <w:bottom w:val="nil"/>
              <w:right w:val="nil"/>
            </w:tcBorders>
            <w:noWrap/>
            <w:vAlign w:val="bottom"/>
            <w:hideMark/>
          </w:tcPr>
          <w:p w14:paraId="7B336E1D"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82.83</w:t>
            </w:r>
            <w:r w:rsidR="001F6E21" w:rsidRPr="0084048C">
              <w:rPr>
                <w:rFonts w:eastAsia="Times New Roman" w:cs="Times New Roman"/>
                <w:color w:val="000000"/>
              </w:rPr>
              <w:t xml:space="preserve"> +/- </w:t>
            </w:r>
            <w:r w:rsidRPr="0084048C">
              <w:rPr>
                <w:rFonts w:eastAsia="Times New Roman" w:cs="Times New Roman"/>
                <w:color w:val="000000"/>
              </w:rPr>
              <w:t>81.05</w:t>
            </w:r>
          </w:p>
        </w:tc>
        <w:tc>
          <w:tcPr>
            <w:tcW w:w="1955" w:type="dxa"/>
            <w:gridSpan w:val="3"/>
            <w:tcBorders>
              <w:top w:val="nil"/>
              <w:left w:val="nil"/>
              <w:bottom w:val="nil"/>
              <w:right w:val="nil"/>
            </w:tcBorders>
            <w:noWrap/>
            <w:vAlign w:val="bottom"/>
            <w:hideMark/>
          </w:tcPr>
          <w:p w14:paraId="7F143D0D" w14:textId="77777777" w:rsidR="00786539" w:rsidRPr="0084048C" w:rsidRDefault="00786539" w:rsidP="001F6E21">
            <w:pPr>
              <w:spacing w:after="0" w:line="240" w:lineRule="auto"/>
              <w:jc w:val="right"/>
              <w:rPr>
                <w:rFonts w:eastAsia="Times New Roman" w:cs="Times New Roman"/>
                <w:color w:val="000000"/>
              </w:rPr>
            </w:pPr>
            <w:r w:rsidRPr="0084048C">
              <w:rPr>
                <w:rFonts w:eastAsia="Times New Roman" w:cs="Times New Roman"/>
                <w:color w:val="000000"/>
              </w:rPr>
              <w:t>25.39</w:t>
            </w:r>
            <w:r w:rsidR="001F6E21" w:rsidRPr="0084048C">
              <w:rPr>
                <w:rFonts w:eastAsia="Times New Roman" w:cs="Times New Roman"/>
                <w:color w:val="000000"/>
              </w:rPr>
              <w:t xml:space="preserve"> +/- </w:t>
            </w:r>
            <w:r w:rsidRPr="0084048C">
              <w:rPr>
                <w:rFonts w:eastAsia="Times New Roman" w:cs="Times New Roman"/>
                <w:color w:val="000000"/>
              </w:rPr>
              <w:t>10.97</w:t>
            </w:r>
          </w:p>
        </w:tc>
        <w:tc>
          <w:tcPr>
            <w:tcW w:w="1082" w:type="dxa"/>
            <w:gridSpan w:val="2"/>
            <w:tcBorders>
              <w:top w:val="nil"/>
              <w:left w:val="nil"/>
              <w:bottom w:val="nil"/>
              <w:right w:val="nil"/>
            </w:tcBorders>
            <w:noWrap/>
            <w:vAlign w:val="bottom"/>
            <w:hideMark/>
          </w:tcPr>
          <w:p w14:paraId="467718EE" w14:textId="77777777" w:rsidR="00786539" w:rsidRPr="0084048C" w:rsidRDefault="00786539" w:rsidP="007D0C5B">
            <w:pPr>
              <w:spacing w:after="0" w:line="240" w:lineRule="auto"/>
              <w:jc w:val="right"/>
              <w:rPr>
                <w:rFonts w:eastAsia="Times New Roman" w:cs="Times New Roman"/>
                <w:color w:val="000000"/>
              </w:rPr>
            </w:pPr>
            <w:r w:rsidRPr="0084048C">
              <w:rPr>
                <w:rFonts w:eastAsia="Times New Roman" w:cs="Times New Roman"/>
                <w:color w:val="000000"/>
              </w:rPr>
              <w:t>0.06</w:t>
            </w:r>
          </w:p>
        </w:tc>
      </w:tr>
      <w:tr w:rsidR="009B7322" w:rsidRPr="0084048C" w14:paraId="0F75563B"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54CCC733"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C20:5n3</w:t>
            </w:r>
          </w:p>
        </w:tc>
        <w:tc>
          <w:tcPr>
            <w:tcW w:w="2268" w:type="dxa"/>
            <w:gridSpan w:val="5"/>
            <w:tcBorders>
              <w:top w:val="nil"/>
              <w:left w:val="nil"/>
              <w:bottom w:val="nil"/>
              <w:right w:val="nil"/>
            </w:tcBorders>
            <w:noWrap/>
            <w:vAlign w:val="bottom"/>
            <w:hideMark/>
          </w:tcPr>
          <w:p w14:paraId="4F02D102"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 xml:space="preserve">Eicosapentaenoic acid </w:t>
            </w:r>
          </w:p>
        </w:tc>
        <w:tc>
          <w:tcPr>
            <w:tcW w:w="1805" w:type="dxa"/>
            <w:gridSpan w:val="6"/>
            <w:tcBorders>
              <w:top w:val="nil"/>
              <w:left w:val="nil"/>
              <w:bottom w:val="nil"/>
              <w:right w:val="nil"/>
            </w:tcBorders>
            <w:noWrap/>
            <w:vAlign w:val="bottom"/>
            <w:hideMark/>
          </w:tcPr>
          <w:p w14:paraId="3A191FA1"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76.76 +/- 92.16</w:t>
            </w:r>
          </w:p>
        </w:tc>
        <w:tc>
          <w:tcPr>
            <w:tcW w:w="1955" w:type="dxa"/>
            <w:gridSpan w:val="3"/>
            <w:tcBorders>
              <w:top w:val="nil"/>
              <w:left w:val="nil"/>
              <w:bottom w:val="nil"/>
              <w:right w:val="nil"/>
            </w:tcBorders>
            <w:noWrap/>
            <w:vAlign w:val="bottom"/>
            <w:hideMark/>
          </w:tcPr>
          <w:p w14:paraId="70DF3E86"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24.39 +/-14.91</w:t>
            </w:r>
          </w:p>
        </w:tc>
        <w:tc>
          <w:tcPr>
            <w:tcW w:w="1082" w:type="dxa"/>
            <w:gridSpan w:val="2"/>
            <w:tcBorders>
              <w:top w:val="nil"/>
              <w:left w:val="nil"/>
              <w:bottom w:val="nil"/>
              <w:right w:val="nil"/>
            </w:tcBorders>
            <w:noWrap/>
            <w:vAlign w:val="bottom"/>
            <w:hideMark/>
          </w:tcPr>
          <w:p w14:paraId="3F6E8F1E"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0.08</w:t>
            </w:r>
          </w:p>
        </w:tc>
      </w:tr>
      <w:tr w:rsidR="009B7322" w:rsidRPr="0084048C" w14:paraId="405B1354"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2379D13A"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C20:4n3</w:t>
            </w:r>
          </w:p>
        </w:tc>
        <w:tc>
          <w:tcPr>
            <w:tcW w:w="2268" w:type="dxa"/>
            <w:gridSpan w:val="5"/>
            <w:tcBorders>
              <w:top w:val="nil"/>
              <w:left w:val="nil"/>
              <w:bottom w:val="nil"/>
              <w:right w:val="nil"/>
            </w:tcBorders>
            <w:noWrap/>
            <w:vAlign w:val="bottom"/>
            <w:hideMark/>
          </w:tcPr>
          <w:p w14:paraId="135C75F7"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 xml:space="preserve">Eicosatrienoic acid  </w:t>
            </w:r>
          </w:p>
        </w:tc>
        <w:tc>
          <w:tcPr>
            <w:tcW w:w="1805" w:type="dxa"/>
            <w:gridSpan w:val="6"/>
            <w:tcBorders>
              <w:top w:val="nil"/>
              <w:left w:val="nil"/>
              <w:bottom w:val="nil"/>
              <w:right w:val="nil"/>
            </w:tcBorders>
            <w:noWrap/>
            <w:vAlign w:val="bottom"/>
            <w:hideMark/>
          </w:tcPr>
          <w:p w14:paraId="5D263AAD"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8.65 +/- 8.71</w:t>
            </w:r>
          </w:p>
        </w:tc>
        <w:tc>
          <w:tcPr>
            <w:tcW w:w="1955" w:type="dxa"/>
            <w:gridSpan w:val="3"/>
            <w:tcBorders>
              <w:top w:val="nil"/>
              <w:left w:val="nil"/>
              <w:bottom w:val="nil"/>
              <w:right w:val="nil"/>
            </w:tcBorders>
            <w:noWrap/>
            <w:vAlign w:val="bottom"/>
            <w:hideMark/>
          </w:tcPr>
          <w:p w14:paraId="1EA5F6A9"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3.07 +/- 1.18</w:t>
            </w:r>
          </w:p>
        </w:tc>
        <w:tc>
          <w:tcPr>
            <w:tcW w:w="1082" w:type="dxa"/>
            <w:gridSpan w:val="2"/>
            <w:tcBorders>
              <w:top w:val="nil"/>
              <w:left w:val="nil"/>
              <w:bottom w:val="nil"/>
              <w:right w:val="nil"/>
            </w:tcBorders>
            <w:noWrap/>
            <w:vAlign w:val="bottom"/>
            <w:hideMark/>
          </w:tcPr>
          <w:p w14:paraId="5FF475E1"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0.10</w:t>
            </w:r>
          </w:p>
        </w:tc>
      </w:tr>
      <w:tr w:rsidR="009B7322" w:rsidRPr="0084048C" w14:paraId="630337F0" w14:textId="77777777" w:rsidTr="00C00640">
        <w:trPr>
          <w:gridAfter w:val="1"/>
          <w:wAfter w:w="810" w:type="dxa"/>
          <w:trHeight w:val="290"/>
        </w:trPr>
        <w:tc>
          <w:tcPr>
            <w:tcW w:w="1440" w:type="dxa"/>
            <w:gridSpan w:val="2"/>
            <w:tcBorders>
              <w:top w:val="nil"/>
              <w:left w:val="nil"/>
              <w:bottom w:val="nil"/>
              <w:right w:val="nil"/>
            </w:tcBorders>
            <w:noWrap/>
            <w:vAlign w:val="bottom"/>
          </w:tcPr>
          <w:p w14:paraId="01014826" w14:textId="77777777" w:rsidR="009B7322" w:rsidRPr="0084048C" w:rsidRDefault="009B7322" w:rsidP="009B7322">
            <w:pPr>
              <w:spacing w:after="0" w:line="240" w:lineRule="auto"/>
              <w:rPr>
                <w:rFonts w:eastAsia="Times New Roman" w:cs="Times New Roman"/>
                <w:color w:val="000000"/>
              </w:rPr>
            </w:pPr>
          </w:p>
          <w:p w14:paraId="293989FC" w14:textId="77777777" w:rsidR="009B7322" w:rsidRPr="0084048C" w:rsidRDefault="009B7322" w:rsidP="009B7322">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Oxylipins </w:t>
            </w:r>
          </w:p>
        </w:tc>
        <w:tc>
          <w:tcPr>
            <w:tcW w:w="2268" w:type="dxa"/>
            <w:gridSpan w:val="5"/>
            <w:tcBorders>
              <w:top w:val="nil"/>
              <w:left w:val="nil"/>
              <w:bottom w:val="nil"/>
              <w:right w:val="nil"/>
            </w:tcBorders>
            <w:noWrap/>
            <w:vAlign w:val="bottom"/>
          </w:tcPr>
          <w:p w14:paraId="1F6F5A86" w14:textId="77777777" w:rsidR="009B7322" w:rsidRPr="0084048C" w:rsidRDefault="009B7322" w:rsidP="009B7322">
            <w:pPr>
              <w:spacing w:after="0" w:line="240" w:lineRule="auto"/>
              <w:rPr>
                <w:rFonts w:eastAsia="Times New Roman" w:cs="Times New Roman"/>
                <w:color w:val="000000"/>
              </w:rPr>
            </w:pPr>
          </w:p>
        </w:tc>
        <w:tc>
          <w:tcPr>
            <w:tcW w:w="1805" w:type="dxa"/>
            <w:gridSpan w:val="6"/>
            <w:tcBorders>
              <w:top w:val="nil"/>
              <w:left w:val="nil"/>
              <w:bottom w:val="nil"/>
              <w:right w:val="nil"/>
            </w:tcBorders>
            <w:noWrap/>
            <w:vAlign w:val="bottom"/>
          </w:tcPr>
          <w:p w14:paraId="0DF07AB9" w14:textId="77777777" w:rsidR="009B7322" w:rsidRPr="0084048C" w:rsidRDefault="009B7322" w:rsidP="009B7322">
            <w:pPr>
              <w:spacing w:after="0" w:line="240" w:lineRule="auto"/>
              <w:jc w:val="right"/>
              <w:rPr>
                <w:rFonts w:eastAsia="Times New Roman" w:cs="Times New Roman"/>
                <w:color w:val="000000"/>
              </w:rPr>
            </w:pPr>
          </w:p>
        </w:tc>
        <w:tc>
          <w:tcPr>
            <w:tcW w:w="1955" w:type="dxa"/>
            <w:gridSpan w:val="3"/>
            <w:tcBorders>
              <w:top w:val="nil"/>
              <w:left w:val="nil"/>
              <w:bottom w:val="nil"/>
              <w:right w:val="nil"/>
            </w:tcBorders>
            <w:noWrap/>
            <w:vAlign w:val="bottom"/>
          </w:tcPr>
          <w:p w14:paraId="5DA0B13B" w14:textId="77777777" w:rsidR="009B7322" w:rsidRPr="0084048C" w:rsidRDefault="009B7322" w:rsidP="009B7322">
            <w:pPr>
              <w:spacing w:after="0" w:line="240" w:lineRule="auto"/>
              <w:jc w:val="right"/>
              <w:rPr>
                <w:rFonts w:eastAsia="Times New Roman" w:cs="Times New Roman"/>
                <w:color w:val="000000"/>
              </w:rPr>
            </w:pPr>
          </w:p>
        </w:tc>
        <w:tc>
          <w:tcPr>
            <w:tcW w:w="1082" w:type="dxa"/>
            <w:gridSpan w:val="2"/>
            <w:tcBorders>
              <w:top w:val="nil"/>
              <w:left w:val="nil"/>
              <w:bottom w:val="nil"/>
              <w:right w:val="nil"/>
            </w:tcBorders>
            <w:noWrap/>
            <w:vAlign w:val="bottom"/>
          </w:tcPr>
          <w:p w14:paraId="78BC1875" w14:textId="77777777" w:rsidR="009B7322" w:rsidRPr="0084048C" w:rsidRDefault="009B7322" w:rsidP="009B7322">
            <w:pPr>
              <w:spacing w:after="0" w:line="240" w:lineRule="auto"/>
              <w:jc w:val="right"/>
              <w:rPr>
                <w:rFonts w:eastAsia="Times New Roman" w:cs="Times New Roman"/>
                <w:color w:val="000000"/>
              </w:rPr>
            </w:pPr>
          </w:p>
        </w:tc>
      </w:tr>
      <w:tr w:rsidR="009B7322" w:rsidRPr="0084048C" w14:paraId="4F4681C2" w14:textId="77777777" w:rsidTr="00C00640">
        <w:trPr>
          <w:gridAfter w:val="1"/>
          <w:wAfter w:w="810" w:type="dxa"/>
          <w:trHeight w:val="290"/>
        </w:trPr>
        <w:tc>
          <w:tcPr>
            <w:tcW w:w="2036" w:type="dxa"/>
            <w:gridSpan w:val="5"/>
            <w:tcBorders>
              <w:top w:val="nil"/>
              <w:left w:val="nil"/>
              <w:bottom w:val="nil"/>
              <w:right w:val="nil"/>
            </w:tcBorders>
            <w:noWrap/>
            <w:vAlign w:val="bottom"/>
            <w:hideMark/>
          </w:tcPr>
          <w:p w14:paraId="0D85E0B6" w14:textId="77777777" w:rsidR="009B7322" w:rsidRPr="0084048C" w:rsidRDefault="009B7322" w:rsidP="009B7322">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Diols (CYP </w:t>
            </w:r>
            <w:commentRangeStart w:id="101"/>
            <w:r w:rsidRPr="0084048C">
              <w:rPr>
                <w:rFonts w:eastAsia="Times New Roman" w:cs="Times New Roman"/>
                <w:b/>
                <w:color w:val="000000"/>
                <w:u w:val="single"/>
              </w:rPr>
              <w:t>Pathway</w:t>
            </w:r>
            <w:commentRangeEnd w:id="101"/>
            <w:r w:rsidR="002F0244" w:rsidRPr="0084048C">
              <w:rPr>
                <w:rStyle w:val="CommentReference"/>
                <w:rFonts w:cs="Times New Roman"/>
              </w:rPr>
              <w:commentReference w:id="101"/>
            </w:r>
            <w:r w:rsidRPr="0084048C">
              <w:rPr>
                <w:rFonts w:eastAsia="Times New Roman" w:cs="Times New Roman"/>
                <w:b/>
                <w:color w:val="000000"/>
                <w:u w:val="single"/>
              </w:rPr>
              <w:t xml:space="preserve">) </w:t>
            </w:r>
          </w:p>
        </w:tc>
        <w:tc>
          <w:tcPr>
            <w:tcW w:w="1672" w:type="dxa"/>
            <w:gridSpan w:val="2"/>
            <w:tcBorders>
              <w:top w:val="nil"/>
              <w:left w:val="nil"/>
              <w:bottom w:val="nil"/>
              <w:right w:val="nil"/>
            </w:tcBorders>
            <w:noWrap/>
            <w:vAlign w:val="bottom"/>
            <w:hideMark/>
          </w:tcPr>
          <w:p w14:paraId="640A5685" w14:textId="77777777" w:rsidR="009B7322" w:rsidRPr="0084048C" w:rsidRDefault="003E4CA7" w:rsidP="009B7322">
            <w:pPr>
              <w:spacing w:after="0" w:line="240" w:lineRule="auto"/>
              <w:rPr>
                <w:rFonts w:eastAsia="Times New Roman" w:cs="Times New Roman"/>
                <w:color w:val="000000"/>
              </w:rPr>
            </w:pPr>
            <w:r w:rsidRPr="0084048C">
              <w:rPr>
                <w:rFonts w:eastAsia="Times New Roman" w:cs="Times New Roman"/>
                <w:color w:val="000000"/>
              </w:rPr>
              <w:t xml:space="preserve">Parent fatty acid </w:t>
            </w:r>
          </w:p>
        </w:tc>
        <w:tc>
          <w:tcPr>
            <w:tcW w:w="942" w:type="dxa"/>
            <w:gridSpan w:val="4"/>
            <w:tcBorders>
              <w:top w:val="nil"/>
              <w:left w:val="nil"/>
              <w:bottom w:val="nil"/>
              <w:right w:val="nil"/>
            </w:tcBorders>
            <w:noWrap/>
            <w:vAlign w:val="bottom"/>
            <w:hideMark/>
          </w:tcPr>
          <w:p w14:paraId="7BA61331" w14:textId="77777777" w:rsidR="009B7322" w:rsidRPr="0084048C" w:rsidRDefault="009B7322" w:rsidP="009B7322">
            <w:pPr>
              <w:spacing w:after="0" w:line="240" w:lineRule="auto"/>
              <w:rPr>
                <w:rFonts w:eastAsia="Times New Roman" w:cs="Times New Roman"/>
              </w:rPr>
            </w:pPr>
          </w:p>
        </w:tc>
        <w:tc>
          <w:tcPr>
            <w:tcW w:w="863" w:type="dxa"/>
            <w:gridSpan w:val="2"/>
            <w:tcBorders>
              <w:top w:val="nil"/>
              <w:left w:val="nil"/>
              <w:bottom w:val="nil"/>
              <w:right w:val="nil"/>
            </w:tcBorders>
            <w:noWrap/>
            <w:vAlign w:val="bottom"/>
            <w:hideMark/>
          </w:tcPr>
          <w:p w14:paraId="2D3B27B4" w14:textId="77777777" w:rsidR="009B7322" w:rsidRPr="0084048C" w:rsidRDefault="009B7322" w:rsidP="009B7322">
            <w:pPr>
              <w:spacing w:after="0" w:line="240" w:lineRule="auto"/>
              <w:rPr>
                <w:rFonts w:eastAsia="Times New Roman" w:cs="Times New Roman"/>
              </w:rPr>
            </w:pPr>
          </w:p>
        </w:tc>
        <w:tc>
          <w:tcPr>
            <w:tcW w:w="1158" w:type="dxa"/>
            <w:gridSpan w:val="2"/>
            <w:tcBorders>
              <w:top w:val="nil"/>
              <w:left w:val="nil"/>
              <w:bottom w:val="nil"/>
              <w:right w:val="nil"/>
            </w:tcBorders>
            <w:noWrap/>
            <w:vAlign w:val="bottom"/>
            <w:hideMark/>
          </w:tcPr>
          <w:p w14:paraId="516EE341" w14:textId="77777777" w:rsidR="009B7322" w:rsidRPr="0084048C" w:rsidRDefault="009B7322" w:rsidP="009B7322">
            <w:pPr>
              <w:spacing w:after="0" w:line="240" w:lineRule="auto"/>
              <w:rPr>
                <w:rFonts w:eastAsia="Times New Roman" w:cs="Times New Roman"/>
              </w:rPr>
            </w:pPr>
          </w:p>
        </w:tc>
        <w:tc>
          <w:tcPr>
            <w:tcW w:w="797" w:type="dxa"/>
            <w:tcBorders>
              <w:top w:val="nil"/>
              <w:left w:val="nil"/>
              <w:bottom w:val="nil"/>
              <w:right w:val="nil"/>
            </w:tcBorders>
            <w:noWrap/>
            <w:vAlign w:val="bottom"/>
            <w:hideMark/>
          </w:tcPr>
          <w:p w14:paraId="26111DAA" w14:textId="77777777" w:rsidR="009B7322" w:rsidRPr="0084048C" w:rsidRDefault="009B7322" w:rsidP="009B7322">
            <w:pPr>
              <w:spacing w:after="0" w:line="240" w:lineRule="auto"/>
              <w:rPr>
                <w:rFonts w:eastAsia="Times New Roman" w:cs="Times New Roman"/>
              </w:rPr>
            </w:pPr>
          </w:p>
        </w:tc>
        <w:tc>
          <w:tcPr>
            <w:tcW w:w="1082" w:type="dxa"/>
            <w:gridSpan w:val="2"/>
            <w:tcBorders>
              <w:top w:val="nil"/>
              <w:left w:val="nil"/>
              <w:bottom w:val="nil"/>
              <w:right w:val="nil"/>
            </w:tcBorders>
            <w:noWrap/>
            <w:vAlign w:val="bottom"/>
            <w:hideMark/>
          </w:tcPr>
          <w:p w14:paraId="79ABCF8E" w14:textId="77777777" w:rsidR="009B7322" w:rsidRPr="0084048C" w:rsidRDefault="009B7322" w:rsidP="009B7322">
            <w:pPr>
              <w:spacing w:after="0" w:line="240" w:lineRule="auto"/>
              <w:rPr>
                <w:rFonts w:eastAsia="Times New Roman" w:cs="Times New Roman"/>
              </w:rPr>
            </w:pPr>
          </w:p>
        </w:tc>
      </w:tr>
      <w:tr w:rsidR="008609E5" w:rsidRPr="0084048C" w14:paraId="26F4F457"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5EECBD07" w14:textId="77777777" w:rsidR="008609E5" w:rsidRPr="0084048C" w:rsidRDefault="00C84771" w:rsidP="009B7322">
            <w:pPr>
              <w:spacing w:after="0" w:line="240" w:lineRule="auto"/>
              <w:rPr>
                <w:rFonts w:eastAsia="Times New Roman" w:cs="Times New Roman"/>
                <w:color w:val="000000"/>
              </w:rPr>
            </w:pPr>
            <w:r w:rsidRPr="0084048C">
              <w:rPr>
                <w:rFonts w:eastAsia="Times New Roman" w:cs="Times New Roman"/>
                <w:color w:val="000000"/>
              </w:rPr>
              <w:t>9,10-DiHODE</w:t>
            </w:r>
            <w:r w:rsidRPr="0084048C">
              <w:rPr>
                <w:rFonts w:eastAsia="Times New Roman" w:cs="Times New Roman"/>
                <w:b/>
                <w:color w:val="000000"/>
              </w:rPr>
              <w:t>#</w:t>
            </w:r>
            <w:r w:rsidR="008609E5" w:rsidRPr="0084048C">
              <w:rPr>
                <w:rFonts w:eastAsia="Times New Roman" w:cs="Times New Roman"/>
                <w:color w:val="000000"/>
              </w:rPr>
              <w:t xml:space="preserve">        </w:t>
            </w:r>
          </w:p>
        </w:tc>
        <w:tc>
          <w:tcPr>
            <w:tcW w:w="2631" w:type="dxa"/>
            <w:gridSpan w:val="8"/>
            <w:tcBorders>
              <w:top w:val="nil"/>
              <w:left w:val="nil"/>
              <w:bottom w:val="nil"/>
              <w:right w:val="nil"/>
            </w:tcBorders>
            <w:vAlign w:val="bottom"/>
          </w:tcPr>
          <w:p w14:paraId="3B1C8F4F" w14:textId="77777777" w:rsidR="008609E5" w:rsidRPr="0084048C" w:rsidRDefault="008609E5" w:rsidP="009B7322">
            <w:pPr>
              <w:spacing w:after="0" w:line="240" w:lineRule="auto"/>
              <w:rPr>
                <w:rFonts w:eastAsia="Times New Roman" w:cs="Times New Roman"/>
                <w:color w:val="000000"/>
              </w:rPr>
            </w:pPr>
            <w:r w:rsidRPr="0084048C">
              <w:rPr>
                <w:rFonts w:eastAsia="Times New Roman" w:cs="Times New Roman"/>
                <w:color w:val="000000"/>
              </w:rPr>
              <w:t>Alpha linoleic acid (n-3)</w:t>
            </w:r>
          </w:p>
        </w:tc>
        <w:tc>
          <w:tcPr>
            <w:tcW w:w="1442" w:type="dxa"/>
            <w:gridSpan w:val="3"/>
            <w:tcBorders>
              <w:top w:val="nil"/>
              <w:left w:val="nil"/>
              <w:bottom w:val="nil"/>
              <w:right w:val="nil"/>
            </w:tcBorders>
            <w:noWrap/>
            <w:vAlign w:val="bottom"/>
            <w:hideMark/>
          </w:tcPr>
          <w:p w14:paraId="51B29467" w14:textId="77777777" w:rsidR="008609E5" w:rsidRPr="0084048C" w:rsidRDefault="008609E5" w:rsidP="009B7322">
            <w:pPr>
              <w:spacing w:after="0" w:line="240" w:lineRule="auto"/>
              <w:jc w:val="right"/>
              <w:rPr>
                <w:rFonts w:eastAsia="Times New Roman" w:cs="Times New Roman"/>
                <w:color w:val="000000"/>
              </w:rPr>
            </w:pPr>
            <w:r w:rsidRPr="0084048C">
              <w:rPr>
                <w:rFonts w:eastAsia="Times New Roman" w:cs="Times New Roman"/>
                <w:color w:val="000000"/>
              </w:rPr>
              <w:t>0.25 +/- 0.24</w:t>
            </w:r>
          </w:p>
        </w:tc>
        <w:tc>
          <w:tcPr>
            <w:tcW w:w="1955" w:type="dxa"/>
            <w:gridSpan w:val="3"/>
            <w:tcBorders>
              <w:top w:val="nil"/>
              <w:left w:val="nil"/>
              <w:bottom w:val="nil"/>
              <w:right w:val="nil"/>
            </w:tcBorders>
            <w:noWrap/>
            <w:vAlign w:val="bottom"/>
            <w:hideMark/>
          </w:tcPr>
          <w:p w14:paraId="4AF410EE" w14:textId="77777777" w:rsidR="008609E5" w:rsidRPr="0084048C" w:rsidRDefault="008609E5" w:rsidP="009B7322">
            <w:pPr>
              <w:spacing w:after="0" w:line="240" w:lineRule="auto"/>
              <w:jc w:val="right"/>
              <w:rPr>
                <w:rFonts w:eastAsia="Times New Roman" w:cs="Times New Roman"/>
                <w:color w:val="000000"/>
              </w:rPr>
            </w:pPr>
            <w:r w:rsidRPr="0084048C">
              <w:rPr>
                <w:rFonts w:eastAsia="Times New Roman" w:cs="Times New Roman"/>
                <w:color w:val="000000"/>
              </w:rPr>
              <w:t>1.32 +/- 0.91</w:t>
            </w:r>
          </w:p>
        </w:tc>
        <w:tc>
          <w:tcPr>
            <w:tcW w:w="1082" w:type="dxa"/>
            <w:gridSpan w:val="2"/>
            <w:tcBorders>
              <w:top w:val="nil"/>
              <w:left w:val="nil"/>
              <w:bottom w:val="nil"/>
              <w:right w:val="nil"/>
            </w:tcBorders>
            <w:noWrap/>
            <w:vAlign w:val="bottom"/>
            <w:hideMark/>
          </w:tcPr>
          <w:p w14:paraId="103A4851" w14:textId="77777777" w:rsidR="008609E5" w:rsidRPr="0084048C" w:rsidRDefault="008609E5" w:rsidP="009B7322">
            <w:pPr>
              <w:spacing w:after="0" w:line="240" w:lineRule="auto"/>
              <w:jc w:val="right"/>
              <w:rPr>
                <w:rFonts w:eastAsia="Times New Roman" w:cs="Times New Roman"/>
                <w:color w:val="000000"/>
              </w:rPr>
            </w:pPr>
            <w:r w:rsidRPr="0084048C">
              <w:rPr>
                <w:rFonts w:eastAsia="Times New Roman" w:cs="Times New Roman"/>
                <w:color w:val="000000"/>
              </w:rPr>
              <w:t>0.01</w:t>
            </w:r>
          </w:p>
        </w:tc>
      </w:tr>
      <w:tr w:rsidR="009B7322" w:rsidRPr="0084048C" w14:paraId="610CBB0D" w14:textId="77777777" w:rsidTr="00C00640">
        <w:trPr>
          <w:gridAfter w:val="1"/>
          <w:wAfter w:w="810" w:type="dxa"/>
          <w:trHeight w:val="290"/>
        </w:trPr>
        <w:tc>
          <w:tcPr>
            <w:tcW w:w="3708" w:type="dxa"/>
            <w:gridSpan w:val="7"/>
            <w:tcBorders>
              <w:top w:val="nil"/>
              <w:left w:val="nil"/>
              <w:bottom w:val="nil"/>
              <w:right w:val="nil"/>
            </w:tcBorders>
            <w:noWrap/>
            <w:vAlign w:val="bottom"/>
            <w:hideMark/>
          </w:tcPr>
          <w:p w14:paraId="1E4E67D4"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15,16-DiHODE</w:t>
            </w:r>
            <w:r w:rsidR="00C84771" w:rsidRPr="0084048C">
              <w:rPr>
                <w:rFonts w:eastAsia="Times New Roman" w:cs="Times New Roman"/>
                <w:color w:val="000000"/>
              </w:rPr>
              <w:t xml:space="preserve"> </w:t>
            </w:r>
            <w:r w:rsidR="00C84771" w:rsidRPr="0084048C">
              <w:rPr>
                <w:rFonts w:eastAsia="Times New Roman" w:cs="Times New Roman"/>
                <w:b/>
                <w:color w:val="000000"/>
              </w:rPr>
              <w:t>#</w:t>
            </w:r>
            <w:r w:rsidR="00C84771" w:rsidRPr="0084048C">
              <w:rPr>
                <w:rFonts w:eastAsia="Times New Roman" w:cs="Times New Roman"/>
                <w:color w:val="000000"/>
              </w:rPr>
              <w:t xml:space="preserve">    </w:t>
            </w:r>
            <w:r w:rsidRPr="0084048C">
              <w:rPr>
                <w:rFonts w:eastAsia="Times New Roman" w:cs="Times New Roman"/>
                <w:color w:val="000000"/>
              </w:rPr>
              <w:t xml:space="preserve">Alpha linoleic acid </w:t>
            </w:r>
            <w:r w:rsidR="00E45BC9" w:rsidRPr="0084048C">
              <w:rPr>
                <w:rFonts w:eastAsia="Times New Roman" w:cs="Times New Roman"/>
                <w:color w:val="000000"/>
              </w:rPr>
              <w:t>(n-3)</w:t>
            </w:r>
          </w:p>
        </w:tc>
        <w:tc>
          <w:tcPr>
            <w:tcW w:w="1805" w:type="dxa"/>
            <w:gridSpan w:val="6"/>
            <w:tcBorders>
              <w:top w:val="nil"/>
              <w:left w:val="nil"/>
              <w:bottom w:val="nil"/>
              <w:right w:val="nil"/>
            </w:tcBorders>
            <w:noWrap/>
            <w:vAlign w:val="bottom"/>
            <w:hideMark/>
          </w:tcPr>
          <w:p w14:paraId="40F1E8A9"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1.97 +/- 1.63</w:t>
            </w:r>
          </w:p>
        </w:tc>
        <w:tc>
          <w:tcPr>
            <w:tcW w:w="1955" w:type="dxa"/>
            <w:gridSpan w:val="3"/>
            <w:tcBorders>
              <w:top w:val="nil"/>
              <w:left w:val="nil"/>
              <w:bottom w:val="nil"/>
              <w:right w:val="nil"/>
            </w:tcBorders>
            <w:noWrap/>
            <w:vAlign w:val="bottom"/>
            <w:hideMark/>
          </w:tcPr>
          <w:p w14:paraId="1B778186"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5.79 +/- 3.43</w:t>
            </w:r>
          </w:p>
        </w:tc>
        <w:tc>
          <w:tcPr>
            <w:tcW w:w="1082" w:type="dxa"/>
            <w:gridSpan w:val="2"/>
            <w:tcBorders>
              <w:top w:val="nil"/>
              <w:left w:val="nil"/>
              <w:bottom w:val="nil"/>
              <w:right w:val="nil"/>
            </w:tcBorders>
            <w:noWrap/>
            <w:vAlign w:val="bottom"/>
            <w:hideMark/>
          </w:tcPr>
          <w:p w14:paraId="52B0BB42"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0.01</w:t>
            </w:r>
          </w:p>
        </w:tc>
      </w:tr>
      <w:tr w:rsidR="009B7322" w:rsidRPr="0084048C" w14:paraId="47F516B7" w14:textId="77777777" w:rsidTr="00C00640">
        <w:trPr>
          <w:gridAfter w:val="1"/>
          <w:wAfter w:w="810" w:type="dxa"/>
          <w:trHeight w:val="290"/>
        </w:trPr>
        <w:tc>
          <w:tcPr>
            <w:tcW w:w="3708" w:type="dxa"/>
            <w:gridSpan w:val="7"/>
            <w:tcBorders>
              <w:top w:val="nil"/>
              <w:left w:val="nil"/>
              <w:bottom w:val="nil"/>
              <w:right w:val="nil"/>
            </w:tcBorders>
            <w:noWrap/>
            <w:vAlign w:val="bottom"/>
            <w:hideMark/>
          </w:tcPr>
          <w:p w14:paraId="4070C707"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12,13-DiHOME</w:t>
            </w:r>
            <w:r w:rsidR="00E45BC9" w:rsidRPr="0084048C">
              <w:rPr>
                <w:rFonts w:eastAsia="Times New Roman" w:cs="Times New Roman"/>
                <w:color w:val="000000"/>
              </w:rPr>
              <w:t xml:space="preserve"> </w:t>
            </w:r>
            <w:r w:rsidR="00C84771" w:rsidRPr="0084048C">
              <w:rPr>
                <w:rFonts w:eastAsia="Times New Roman" w:cs="Times New Roman"/>
                <w:b/>
                <w:color w:val="000000"/>
              </w:rPr>
              <w:t>#</w:t>
            </w:r>
            <w:r w:rsidR="00E45BC9" w:rsidRPr="0084048C">
              <w:rPr>
                <w:rFonts w:eastAsia="Times New Roman" w:cs="Times New Roman"/>
                <w:b/>
                <w:color w:val="000000"/>
              </w:rPr>
              <w:t xml:space="preserve"> </w:t>
            </w:r>
            <w:r w:rsidR="00E45BC9" w:rsidRPr="0084048C">
              <w:rPr>
                <w:rFonts w:eastAsia="Times New Roman" w:cs="Times New Roman"/>
                <w:color w:val="000000"/>
              </w:rPr>
              <w:t xml:space="preserve">     Linoleic acid (n-6)</w:t>
            </w:r>
          </w:p>
        </w:tc>
        <w:tc>
          <w:tcPr>
            <w:tcW w:w="1805" w:type="dxa"/>
            <w:gridSpan w:val="6"/>
            <w:tcBorders>
              <w:top w:val="nil"/>
              <w:left w:val="nil"/>
              <w:bottom w:val="nil"/>
              <w:right w:val="nil"/>
            </w:tcBorders>
            <w:noWrap/>
            <w:vAlign w:val="bottom"/>
            <w:hideMark/>
          </w:tcPr>
          <w:p w14:paraId="41902133"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2.70 +/- 2.81</w:t>
            </w:r>
          </w:p>
        </w:tc>
        <w:tc>
          <w:tcPr>
            <w:tcW w:w="1955" w:type="dxa"/>
            <w:gridSpan w:val="3"/>
            <w:tcBorders>
              <w:top w:val="nil"/>
              <w:left w:val="nil"/>
              <w:bottom w:val="nil"/>
              <w:right w:val="nil"/>
            </w:tcBorders>
            <w:noWrap/>
            <w:vAlign w:val="bottom"/>
            <w:hideMark/>
          </w:tcPr>
          <w:p w14:paraId="51566A35"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8.16 +/- 4.92</w:t>
            </w:r>
          </w:p>
        </w:tc>
        <w:tc>
          <w:tcPr>
            <w:tcW w:w="1082" w:type="dxa"/>
            <w:gridSpan w:val="2"/>
            <w:tcBorders>
              <w:top w:val="nil"/>
              <w:left w:val="nil"/>
              <w:bottom w:val="nil"/>
              <w:right w:val="nil"/>
            </w:tcBorders>
            <w:noWrap/>
            <w:vAlign w:val="bottom"/>
            <w:hideMark/>
          </w:tcPr>
          <w:p w14:paraId="7B35546F"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0.03</w:t>
            </w:r>
          </w:p>
        </w:tc>
      </w:tr>
      <w:tr w:rsidR="009B7322" w:rsidRPr="0084048C" w14:paraId="4E149EBA" w14:textId="77777777" w:rsidTr="00C00640">
        <w:trPr>
          <w:gridAfter w:val="1"/>
          <w:wAfter w:w="810" w:type="dxa"/>
          <w:trHeight w:val="290"/>
        </w:trPr>
        <w:tc>
          <w:tcPr>
            <w:tcW w:w="3708" w:type="dxa"/>
            <w:gridSpan w:val="7"/>
            <w:tcBorders>
              <w:top w:val="nil"/>
              <w:left w:val="nil"/>
              <w:bottom w:val="nil"/>
              <w:right w:val="nil"/>
            </w:tcBorders>
            <w:noWrap/>
            <w:vAlign w:val="bottom"/>
            <w:hideMark/>
          </w:tcPr>
          <w:p w14:paraId="20755601" w14:textId="77777777" w:rsidR="009B7322" w:rsidRPr="0084048C" w:rsidRDefault="00C84771" w:rsidP="009B7322">
            <w:pPr>
              <w:spacing w:after="0" w:line="240" w:lineRule="auto"/>
              <w:rPr>
                <w:rFonts w:eastAsia="Times New Roman" w:cs="Times New Roman"/>
                <w:color w:val="000000"/>
              </w:rPr>
            </w:pPr>
            <w:r w:rsidRPr="0084048C">
              <w:rPr>
                <w:rFonts w:eastAsia="Times New Roman" w:cs="Times New Roman"/>
                <w:color w:val="000000"/>
              </w:rPr>
              <w:t xml:space="preserve">9,10-DiHOME </w:t>
            </w:r>
            <w:r w:rsidRPr="0084048C">
              <w:rPr>
                <w:rFonts w:eastAsia="Times New Roman" w:cs="Times New Roman"/>
                <w:b/>
                <w:color w:val="000000"/>
              </w:rPr>
              <w:t>#</w:t>
            </w:r>
            <w:r w:rsidR="00E45BC9" w:rsidRPr="0084048C">
              <w:rPr>
                <w:rFonts w:eastAsia="Times New Roman" w:cs="Times New Roman"/>
                <w:color w:val="000000"/>
              </w:rPr>
              <w:t xml:space="preserve">       Linoleic acid (n-6) </w:t>
            </w:r>
          </w:p>
        </w:tc>
        <w:tc>
          <w:tcPr>
            <w:tcW w:w="1805" w:type="dxa"/>
            <w:gridSpan w:val="6"/>
            <w:tcBorders>
              <w:top w:val="nil"/>
              <w:left w:val="nil"/>
              <w:bottom w:val="nil"/>
              <w:right w:val="nil"/>
            </w:tcBorders>
            <w:noWrap/>
            <w:vAlign w:val="bottom"/>
            <w:hideMark/>
          </w:tcPr>
          <w:p w14:paraId="507130F0"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2.81 +/- 3.33</w:t>
            </w:r>
          </w:p>
        </w:tc>
        <w:tc>
          <w:tcPr>
            <w:tcW w:w="1955" w:type="dxa"/>
            <w:gridSpan w:val="3"/>
            <w:tcBorders>
              <w:top w:val="nil"/>
              <w:left w:val="nil"/>
              <w:bottom w:val="nil"/>
              <w:right w:val="nil"/>
            </w:tcBorders>
            <w:noWrap/>
            <w:vAlign w:val="bottom"/>
            <w:hideMark/>
          </w:tcPr>
          <w:p w14:paraId="216F5975"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8.24 +/- 5.76</w:t>
            </w:r>
          </w:p>
        </w:tc>
        <w:tc>
          <w:tcPr>
            <w:tcW w:w="1082" w:type="dxa"/>
            <w:gridSpan w:val="2"/>
            <w:tcBorders>
              <w:top w:val="nil"/>
              <w:left w:val="nil"/>
              <w:bottom w:val="nil"/>
              <w:right w:val="nil"/>
            </w:tcBorders>
            <w:noWrap/>
            <w:vAlign w:val="bottom"/>
            <w:hideMark/>
          </w:tcPr>
          <w:p w14:paraId="47C7910E"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0.04</w:t>
            </w:r>
          </w:p>
        </w:tc>
      </w:tr>
      <w:tr w:rsidR="009B7322" w:rsidRPr="0084048C" w14:paraId="4E9C3411"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081A1AD8"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14,15-DiHETrE</w:t>
            </w:r>
          </w:p>
        </w:tc>
        <w:tc>
          <w:tcPr>
            <w:tcW w:w="2268" w:type="dxa"/>
            <w:gridSpan w:val="5"/>
            <w:tcBorders>
              <w:top w:val="nil"/>
              <w:left w:val="nil"/>
              <w:bottom w:val="nil"/>
              <w:right w:val="nil"/>
            </w:tcBorders>
            <w:noWrap/>
            <w:vAlign w:val="bottom"/>
            <w:hideMark/>
          </w:tcPr>
          <w:p w14:paraId="6C8478B4" w14:textId="77777777" w:rsidR="009B7322" w:rsidRPr="0084048C" w:rsidRDefault="009B7322" w:rsidP="009B7322">
            <w:pPr>
              <w:spacing w:after="0" w:line="240" w:lineRule="auto"/>
              <w:rPr>
                <w:rFonts w:eastAsia="Times New Roman" w:cs="Times New Roman"/>
                <w:color w:val="000000"/>
              </w:rPr>
            </w:pPr>
            <w:r w:rsidRPr="0084048C">
              <w:rPr>
                <w:rFonts w:eastAsia="Times New Roman" w:cs="Times New Roman"/>
                <w:color w:val="000000"/>
              </w:rPr>
              <w:t xml:space="preserve"> </w:t>
            </w:r>
            <w:r w:rsidR="00E45BC9" w:rsidRPr="0084048C">
              <w:rPr>
                <w:rFonts w:eastAsia="Times New Roman" w:cs="Times New Roman"/>
                <w:color w:val="000000"/>
              </w:rPr>
              <w:t xml:space="preserve"> </w:t>
            </w:r>
            <w:r w:rsidRPr="0084048C">
              <w:rPr>
                <w:rFonts w:eastAsia="Times New Roman" w:cs="Times New Roman"/>
                <w:color w:val="000000"/>
              </w:rPr>
              <w:t xml:space="preserve"> Arachidonic acid </w:t>
            </w:r>
            <w:r w:rsidR="00E45BC9" w:rsidRPr="0084048C">
              <w:rPr>
                <w:rFonts w:eastAsia="Times New Roman" w:cs="Times New Roman"/>
                <w:color w:val="000000"/>
              </w:rPr>
              <w:t>(n-6)</w:t>
            </w:r>
          </w:p>
        </w:tc>
        <w:tc>
          <w:tcPr>
            <w:tcW w:w="1805" w:type="dxa"/>
            <w:gridSpan w:val="6"/>
            <w:tcBorders>
              <w:top w:val="nil"/>
              <w:left w:val="nil"/>
              <w:bottom w:val="nil"/>
              <w:right w:val="nil"/>
            </w:tcBorders>
            <w:noWrap/>
            <w:vAlign w:val="bottom"/>
            <w:hideMark/>
          </w:tcPr>
          <w:p w14:paraId="31177FFC"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0.28 +/- 0.17</w:t>
            </w:r>
          </w:p>
        </w:tc>
        <w:tc>
          <w:tcPr>
            <w:tcW w:w="1955" w:type="dxa"/>
            <w:gridSpan w:val="3"/>
            <w:tcBorders>
              <w:top w:val="nil"/>
              <w:left w:val="nil"/>
              <w:bottom w:val="nil"/>
              <w:right w:val="nil"/>
            </w:tcBorders>
            <w:noWrap/>
            <w:vAlign w:val="bottom"/>
            <w:hideMark/>
          </w:tcPr>
          <w:p w14:paraId="6D95C448"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0.12 +/- 0.05</w:t>
            </w:r>
          </w:p>
        </w:tc>
        <w:tc>
          <w:tcPr>
            <w:tcW w:w="1082" w:type="dxa"/>
            <w:gridSpan w:val="2"/>
            <w:tcBorders>
              <w:top w:val="nil"/>
              <w:left w:val="nil"/>
              <w:bottom w:val="nil"/>
              <w:right w:val="nil"/>
            </w:tcBorders>
            <w:noWrap/>
            <w:vAlign w:val="bottom"/>
            <w:hideMark/>
          </w:tcPr>
          <w:p w14:paraId="2597E0EA" w14:textId="77777777" w:rsidR="009B7322" w:rsidRPr="0084048C" w:rsidRDefault="009B7322" w:rsidP="009B7322">
            <w:pPr>
              <w:spacing w:after="0" w:line="240" w:lineRule="auto"/>
              <w:jc w:val="right"/>
              <w:rPr>
                <w:rFonts w:eastAsia="Times New Roman" w:cs="Times New Roman"/>
                <w:color w:val="000000"/>
              </w:rPr>
            </w:pPr>
            <w:r w:rsidRPr="0084048C">
              <w:rPr>
                <w:rFonts w:eastAsia="Times New Roman" w:cs="Times New Roman"/>
                <w:color w:val="000000"/>
              </w:rPr>
              <w:t>0.06</w:t>
            </w:r>
          </w:p>
        </w:tc>
      </w:tr>
      <w:tr w:rsidR="00480275" w:rsidRPr="0084048C" w14:paraId="7C02586D"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59865FD1" w14:textId="77777777" w:rsidR="00480275" w:rsidRPr="0084048C" w:rsidRDefault="00480275" w:rsidP="00480275">
            <w:pPr>
              <w:spacing w:after="0" w:line="240" w:lineRule="auto"/>
              <w:rPr>
                <w:rFonts w:eastAsia="Times New Roman" w:cs="Times New Roman"/>
                <w:color w:val="000000"/>
              </w:rPr>
            </w:pPr>
            <w:r w:rsidRPr="0084048C">
              <w:rPr>
                <w:rFonts w:eastAsia="Times New Roman" w:cs="Times New Roman"/>
                <w:color w:val="000000"/>
              </w:rPr>
              <w:t>11,12-DiHETrE</w:t>
            </w:r>
          </w:p>
        </w:tc>
        <w:tc>
          <w:tcPr>
            <w:tcW w:w="2518" w:type="dxa"/>
            <w:gridSpan w:val="7"/>
            <w:tcBorders>
              <w:top w:val="nil"/>
              <w:left w:val="nil"/>
              <w:bottom w:val="nil"/>
              <w:right w:val="nil"/>
            </w:tcBorders>
            <w:noWrap/>
            <w:vAlign w:val="bottom"/>
            <w:hideMark/>
          </w:tcPr>
          <w:p w14:paraId="1316C77F" w14:textId="77777777" w:rsidR="00480275" w:rsidRPr="0084048C" w:rsidRDefault="00480275" w:rsidP="00480275">
            <w:pPr>
              <w:spacing w:after="0" w:line="240" w:lineRule="auto"/>
              <w:rPr>
                <w:rFonts w:eastAsia="Times New Roman" w:cs="Times New Roman"/>
                <w:color w:val="000000"/>
              </w:rPr>
            </w:pPr>
            <w:r w:rsidRPr="0084048C">
              <w:rPr>
                <w:rFonts w:eastAsia="Times New Roman" w:cs="Times New Roman"/>
                <w:color w:val="000000"/>
              </w:rPr>
              <w:t xml:space="preserve"> </w:t>
            </w:r>
            <w:r w:rsidR="00E45BC9" w:rsidRPr="0084048C">
              <w:rPr>
                <w:rFonts w:eastAsia="Times New Roman" w:cs="Times New Roman"/>
                <w:color w:val="000000"/>
              </w:rPr>
              <w:t xml:space="preserve">  </w:t>
            </w:r>
            <w:r w:rsidRPr="0084048C">
              <w:rPr>
                <w:rFonts w:eastAsia="Times New Roman" w:cs="Times New Roman"/>
                <w:color w:val="000000"/>
              </w:rPr>
              <w:t xml:space="preserve">Arachidonic acid </w:t>
            </w:r>
            <w:r w:rsidR="00E45BC9" w:rsidRPr="0084048C">
              <w:rPr>
                <w:rFonts w:eastAsia="Times New Roman" w:cs="Times New Roman"/>
                <w:color w:val="000000"/>
              </w:rPr>
              <w:t>(n-6)</w:t>
            </w:r>
          </w:p>
        </w:tc>
        <w:tc>
          <w:tcPr>
            <w:tcW w:w="1555" w:type="dxa"/>
            <w:gridSpan w:val="4"/>
            <w:tcBorders>
              <w:top w:val="nil"/>
              <w:left w:val="nil"/>
              <w:bottom w:val="nil"/>
              <w:right w:val="nil"/>
            </w:tcBorders>
            <w:noWrap/>
            <w:vAlign w:val="bottom"/>
            <w:hideMark/>
          </w:tcPr>
          <w:p w14:paraId="6BEFFC32" w14:textId="77777777" w:rsidR="00480275" w:rsidRPr="0084048C" w:rsidRDefault="00480275" w:rsidP="00480275">
            <w:pPr>
              <w:spacing w:after="0" w:line="240" w:lineRule="auto"/>
              <w:jc w:val="right"/>
              <w:rPr>
                <w:rFonts w:eastAsia="Times New Roman" w:cs="Times New Roman"/>
                <w:color w:val="000000"/>
              </w:rPr>
            </w:pPr>
            <w:r w:rsidRPr="0084048C">
              <w:rPr>
                <w:rFonts w:eastAsia="Times New Roman" w:cs="Times New Roman"/>
                <w:color w:val="000000"/>
              </w:rPr>
              <w:t>0.55 +/- 0.41</w:t>
            </w:r>
          </w:p>
        </w:tc>
        <w:tc>
          <w:tcPr>
            <w:tcW w:w="1955" w:type="dxa"/>
            <w:gridSpan w:val="3"/>
            <w:tcBorders>
              <w:top w:val="nil"/>
              <w:left w:val="nil"/>
              <w:bottom w:val="nil"/>
              <w:right w:val="nil"/>
            </w:tcBorders>
            <w:noWrap/>
            <w:vAlign w:val="bottom"/>
            <w:hideMark/>
          </w:tcPr>
          <w:p w14:paraId="70AAF8AE" w14:textId="77777777" w:rsidR="00480275" w:rsidRPr="0084048C" w:rsidRDefault="00480275" w:rsidP="00480275">
            <w:pPr>
              <w:spacing w:after="0" w:line="240" w:lineRule="auto"/>
              <w:jc w:val="right"/>
              <w:rPr>
                <w:rFonts w:eastAsia="Times New Roman" w:cs="Times New Roman"/>
                <w:color w:val="000000"/>
              </w:rPr>
            </w:pPr>
            <w:r w:rsidRPr="0084048C">
              <w:rPr>
                <w:rFonts w:eastAsia="Times New Roman" w:cs="Times New Roman"/>
                <w:color w:val="000000"/>
              </w:rPr>
              <w:t>0.23 +/- 0.11</w:t>
            </w:r>
          </w:p>
        </w:tc>
        <w:tc>
          <w:tcPr>
            <w:tcW w:w="1082" w:type="dxa"/>
            <w:gridSpan w:val="2"/>
            <w:tcBorders>
              <w:top w:val="nil"/>
              <w:left w:val="nil"/>
              <w:bottom w:val="nil"/>
              <w:right w:val="nil"/>
            </w:tcBorders>
            <w:noWrap/>
            <w:vAlign w:val="bottom"/>
            <w:hideMark/>
          </w:tcPr>
          <w:p w14:paraId="6A13286A" w14:textId="77777777" w:rsidR="00480275" w:rsidRPr="0084048C" w:rsidRDefault="00480275" w:rsidP="00480275">
            <w:pPr>
              <w:spacing w:after="0" w:line="240" w:lineRule="auto"/>
              <w:jc w:val="right"/>
              <w:rPr>
                <w:rFonts w:eastAsia="Times New Roman" w:cs="Times New Roman"/>
                <w:color w:val="000000"/>
              </w:rPr>
            </w:pPr>
            <w:r w:rsidRPr="0084048C">
              <w:rPr>
                <w:rFonts w:eastAsia="Times New Roman" w:cs="Times New Roman"/>
                <w:color w:val="000000"/>
              </w:rPr>
              <w:t>0.08</w:t>
            </w:r>
          </w:p>
        </w:tc>
      </w:tr>
      <w:tr w:rsidR="00480275" w:rsidRPr="0084048C" w14:paraId="1408AB18" w14:textId="77777777" w:rsidTr="00C00640">
        <w:trPr>
          <w:gridAfter w:val="1"/>
          <w:wAfter w:w="810" w:type="dxa"/>
          <w:trHeight w:val="290"/>
        </w:trPr>
        <w:tc>
          <w:tcPr>
            <w:tcW w:w="1440" w:type="dxa"/>
            <w:gridSpan w:val="2"/>
            <w:tcBorders>
              <w:top w:val="nil"/>
              <w:left w:val="nil"/>
              <w:bottom w:val="nil"/>
              <w:right w:val="nil"/>
            </w:tcBorders>
            <w:noWrap/>
            <w:vAlign w:val="bottom"/>
            <w:hideMark/>
          </w:tcPr>
          <w:p w14:paraId="01073959" w14:textId="77777777" w:rsidR="00480275" w:rsidRPr="0084048C" w:rsidRDefault="00480275" w:rsidP="00480275">
            <w:pPr>
              <w:spacing w:after="0" w:line="240" w:lineRule="auto"/>
              <w:rPr>
                <w:rFonts w:eastAsia="Times New Roman" w:cs="Times New Roman"/>
                <w:color w:val="000000"/>
              </w:rPr>
            </w:pPr>
            <w:r w:rsidRPr="0084048C">
              <w:rPr>
                <w:rFonts w:eastAsia="Times New Roman" w:cs="Times New Roman"/>
                <w:color w:val="000000"/>
              </w:rPr>
              <w:t>17-HDoHE</w:t>
            </w:r>
          </w:p>
        </w:tc>
        <w:tc>
          <w:tcPr>
            <w:tcW w:w="2518" w:type="dxa"/>
            <w:gridSpan w:val="7"/>
            <w:tcBorders>
              <w:top w:val="nil"/>
              <w:left w:val="nil"/>
              <w:bottom w:val="nil"/>
              <w:right w:val="nil"/>
            </w:tcBorders>
            <w:noWrap/>
            <w:vAlign w:val="bottom"/>
            <w:hideMark/>
          </w:tcPr>
          <w:p w14:paraId="0D2FC69B" w14:textId="77777777" w:rsidR="00480275" w:rsidRPr="0084048C" w:rsidRDefault="00E45BC9" w:rsidP="00480275">
            <w:pPr>
              <w:spacing w:after="0" w:line="240" w:lineRule="auto"/>
              <w:rPr>
                <w:rFonts w:eastAsia="Times New Roman" w:cs="Times New Roman"/>
                <w:color w:val="000000"/>
              </w:rPr>
            </w:pPr>
            <w:r w:rsidRPr="0084048C">
              <w:rPr>
                <w:rFonts w:eastAsia="Times New Roman" w:cs="Times New Roman"/>
                <w:color w:val="000000"/>
              </w:rPr>
              <w:t xml:space="preserve">Docosahexaenoic acid (n-3) </w:t>
            </w:r>
          </w:p>
        </w:tc>
        <w:tc>
          <w:tcPr>
            <w:tcW w:w="1555" w:type="dxa"/>
            <w:gridSpan w:val="4"/>
            <w:tcBorders>
              <w:top w:val="nil"/>
              <w:left w:val="nil"/>
              <w:bottom w:val="nil"/>
              <w:right w:val="nil"/>
            </w:tcBorders>
            <w:noWrap/>
            <w:vAlign w:val="bottom"/>
            <w:hideMark/>
          </w:tcPr>
          <w:p w14:paraId="7CE2CF6B" w14:textId="77777777" w:rsidR="00480275" w:rsidRPr="0084048C" w:rsidRDefault="00480275" w:rsidP="00480275">
            <w:pPr>
              <w:spacing w:after="0" w:line="240" w:lineRule="auto"/>
              <w:jc w:val="right"/>
              <w:rPr>
                <w:rFonts w:eastAsia="Times New Roman" w:cs="Times New Roman"/>
                <w:color w:val="000000"/>
              </w:rPr>
            </w:pPr>
            <w:r w:rsidRPr="0084048C">
              <w:rPr>
                <w:rFonts w:eastAsia="Times New Roman" w:cs="Times New Roman"/>
                <w:color w:val="000000"/>
              </w:rPr>
              <w:t>26.71 +/- 19.9</w:t>
            </w:r>
          </w:p>
        </w:tc>
        <w:tc>
          <w:tcPr>
            <w:tcW w:w="1955" w:type="dxa"/>
            <w:gridSpan w:val="3"/>
            <w:tcBorders>
              <w:top w:val="nil"/>
              <w:left w:val="nil"/>
              <w:bottom w:val="nil"/>
              <w:right w:val="nil"/>
            </w:tcBorders>
            <w:noWrap/>
            <w:vAlign w:val="bottom"/>
            <w:hideMark/>
          </w:tcPr>
          <w:p w14:paraId="243C4089" w14:textId="77777777" w:rsidR="00480275" w:rsidRPr="0084048C" w:rsidRDefault="00480275" w:rsidP="00480275">
            <w:pPr>
              <w:spacing w:after="0" w:line="240" w:lineRule="auto"/>
              <w:jc w:val="right"/>
              <w:rPr>
                <w:rFonts w:eastAsia="Times New Roman" w:cs="Times New Roman"/>
                <w:color w:val="000000"/>
              </w:rPr>
            </w:pPr>
            <w:r w:rsidRPr="0084048C">
              <w:rPr>
                <w:rFonts w:eastAsia="Times New Roman" w:cs="Times New Roman"/>
                <w:color w:val="000000"/>
              </w:rPr>
              <w:t>13.53 +/- 15.24</w:t>
            </w:r>
          </w:p>
        </w:tc>
        <w:tc>
          <w:tcPr>
            <w:tcW w:w="1082" w:type="dxa"/>
            <w:gridSpan w:val="2"/>
            <w:tcBorders>
              <w:top w:val="nil"/>
              <w:left w:val="nil"/>
              <w:bottom w:val="nil"/>
              <w:right w:val="nil"/>
            </w:tcBorders>
            <w:noWrap/>
            <w:vAlign w:val="bottom"/>
            <w:hideMark/>
          </w:tcPr>
          <w:p w14:paraId="36847EFE" w14:textId="77777777" w:rsidR="00480275" w:rsidRPr="0084048C" w:rsidRDefault="00480275" w:rsidP="00480275">
            <w:pPr>
              <w:spacing w:after="0" w:line="240" w:lineRule="auto"/>
              <w:jc w:val="right"/>
              <w:rPr>
                <w:rFonts w:eastAsia="Times New Roman" w:cs="Times New Roman"/>
                <w:color w:val="000000"/>
              </w:rPr>
            </w:pPr>
            <w:r w:rsidRPr="0084048C">
              <w:rPr>
                <w:rFonts w:eastAsia="Times New Roman" w:cs="Times New Roman"/>
                <w:color w:val="000000"/>
              </w:rPr>
              <w:t>0.09</w:t>
            </w:r>
          </w:p>
        </w:tc>
      </w:tr>
    </w:tbl>
    <w:p w14:paraId="2B9882E0" w14:textId="77777777" w:rsidR="007E2A2D" w:rsidRPr="0084048C" w:rsidRDefault="007E2A2D" w:rsidP="00122040">
      <w:pPr>
        <w:contextualSpacing/>
        <w:rPr>
          <w:ins w:id="102" w:author="Tony" w:date="2017-07-28T15:46:00Z"/>
          <w:rFonts w:cs="Times New Roman"/>
          <w:b/>
        </w:rPr>
      </w:pPr>
    </w:p>
    <w:p w14:paraId="14E185F9" w14:textId="77777777" w:rsidR="002162CA" w:rsidRPr="0084048C" w:rsidRDefault="002162CA" w:rsidP="00122040">
      <w:pPr>
        <w:contextualSpacing/>
        <w:rPr>
          <w:ins w:id="103" w:author="Tony" w:date="2017-08-23T15:15:00Z"/>
          <w:rFonts w:cs="Times New Roman"/>
        </w:rPr>
      </w:pPr>
      <w:ins w:id="104" w:author="Tony" w:date="2017-08-23T15:13:00Z">
        <w:r w:rsidRPr="0084048C">
          <w:rPr>
            <w:rFonts w:cs="Times New Roman"/>
          </w:rPr>
          <w:t>Though overall classes of fatty acids (SFA, MUFA, n-6 PUFA) did not change</w:t>
        </w:r>
      </w:ins>
      <w:ins w:id="105" w:author="Tony" w:date="2017-08-23T15:14:00Z">
        <w:r w:rsidRPr="0084048C">
          <w:rPr>
            <w:rFonts w:cs="Times New Roman"/>
          </w:rPr>
          <w:t>, there were significant changes in specific FAs</w:t>
        </w:r>
      </w:ins>
      <w:ins w:id="106" w:author="Tony" w:date="2017-08-23T15:26:00Z">
        <w:r w:rsidR="00865229" w:rsidRPr="0084048C">
          <w:rPr>
            <w:rFonts w:cs="Times New Roman"/>
          </w:rPr>
          <w:t xml:space="preserve"> postprandial</w:t>
        </w:r>
      </w:ins>
      <w:ins w:id="107" w:author="Tony" w:date="2017-08-23T15:14:00Z">
        <w:r w:rsidRPr="0084048C">
          <w:rPr>
            <w:rFonts w:cs="Times New Roman"/>
          </w:rPr>
          <w:t xml:space="preserve">: enrichment in </w:t>
        </w:r>
      </w:ins>
      <w:ins w:id="108" w:author="Tony" w:date="2017-08-23T15:15:00Z">
        <w:r w:rsidRPr="0084048C">
          <w:rPr>
            <w:rFonts w:cs="Times New Roman"/>
          </w:rPr>
          <w:t xml:space="preserve">C18:0 and C20:0, </w:t>
        </w:r>
      </w:ins>
      <w:ins w:id="109" w:author="Tony" w:date="2017-08-23T15:16:00Z">
        <w:r w:rsidRPr="0084048C">
          <w:rPr>
            <w:rFonts w:cs="Times New Roman"/>
          </w:rPr>
          <w:t>general depletion in certain MUFA and PUFA</w:t>
        </w:r>
      </w:ins>
    </w:p>
    <w:p w14:paraId="2ADD5695" w14:textId="77777777" w:rsidR="00591D92" w:rsidRPr="0084048C" w:rsidRDefault="00591D92" w:rsidP="00122040">
      <w:pPr>
        <w:contextualSpacing/>
        <w:rPr>
          <w:ins w:id="110" w:author="Tony" w:date="2017-07-28T15:47:00Z"/>
          <w:rFonts w:cs="Times New Roman"/>
        </w:rPr>
      </w:pPr>
      <w:ins w:id="111" w:author="Tony" w:date="2017-07-28T15:46:00Z">
        <w:r w:rsidRPr="0084048C">
          <w:rPr>
            <w:rFonts w:cs="Times New Roman"/>
          </w:rPr>
          <w:t>Overall PUFA tend to go down</w:t>
        </w:r>
      </w:ins>
      <w:ins w:id="112" w:author="Tony" w:date="2017-08-23T15:17:00Z">
        <w:r w:rsidR="002162CA" w:rsidRPr="0084048C">
          <w:rPr>
            <w:rFonts w:cs="Times New Roman"/>
          </w:rPr>
          <w:t>, m</w:t>
        </w:r>
      </w:ins>
      <w:ins w:id="113" w:author="Tony" w:date="2017-07-28T15:47:00Z">
        <w:r w:rsidRPr="0084048C">
          <w:rPr>
            <w:rFonts w:cs="Times New Roman"/>
          </w:rPr>
          <w:t>ore</w:t>
        </w:r>
      </w:ins>
      <w:ins w:id="114" w:author="Tony" w:date="2017-08-23T15:17:00Z">
        <w:r w:rsidR="002162CA" w:rsidRPr="0084048C">
          <w:rPr>
            <w:rFonts w:cs="Times New Roman"/>
          </w:rPr>
          <w:t xml:space="preserve"> </w:t>
        </w:r>
      </w:ins>
      <w:ins w:id="115" w:author="Tony" w:date="2017-07-28T15:47:00Z">
        <w:r w:rsidRPr="0084048C">
          <w:rPr>
            <w:rFonts w:cs="Times New Roman"/>
          </w:rPr>
          <w:t>so for n-3</w:t>
        </w:r>
      </w:ins>
    </w:p>
    <w:p w14:paraId="084F63A8" w14:textId="77777777" w:rsidR="00591D92" w:rsidRPr="0084048C" w:rsidRDefault="00591D92" w:rsidP="00122040">
      <w:pPr>
        <w:contextualSpacing/>
        <w:rPr>
          <w:ins w:id="116" w:author="Tony" w:date="2017-08-23T15:22:00Z"/>
          <w:rFonts w:cs="Times New Roman"/>
        </w:rPr>
      </w:pPr>
      <w:ins w:id="117" w:author="Tony" w:date="2017-07-28T15:47:00Z">
        <w:r w:rsidRPr="0084048C">
          <w:rPr>
            <w:rFonts w:cs="Times New Roman"/>
          </w:rPr>
          <w:t>Diols (CYP</w:t>
        </w:r>
      </w:ins>
      <w:ins w:id="118" w:author="Tony" w:date="2017-08-23T15:47:00Z">
        <w:r w:rsidR="002F0244" w:rsidRPr="0084048C">
          <w:rPr>
            <w:rFonts w:cs="Times New Roman"/>
          </w:rPr>
          <w:t>/sEH</w:t>
        </w:r>
      </w:ins>
      <w:ins w:id="119" w:author="Tony" w:date="2017-07-28T15:47:00Z">
        <w:r w:rsidRPr="0084048C">
          <w:rPr>
            <w:rFonts w:cs="Times New Roman"/>
          </w:rPr>
          <w:t xml:space="preserve"> metabolites) tend to increase</w:t>
        </w:r>
      </w:ins>
      <w:ins w:id="120" w:author="Tony" w:date="2017-08-23T15:24:00Z">
        <w:r w:rsidR="001510B9" w:rsidRPr="0084048C">
          <w:rPr>
            <w:rFonts w:cs="Times New Roman"/>
          </w:rPr>
          <w:t xml:space="preserve"> postprandial</w:t>
        </w:r>
      </w:ins>
    </w:p>
    <w:p w14:paraId="68AEC91E" w14:textId="2B589288" w:rsidR="002162CA" w:rsidRPr="0084048C" w:rsidRDefault="002162CA" w:rsidP="00122040">
      <w:pPr>
        <w:contextualSpacing/>
        <w:rPr>
          <w:ins w:id="121" w:author="Tony" w:date="2017-07-28T15:47:00Z"/>
          <w:rFonts w:cs="Times New Roman"/>
        </w:rPr>
      </w:pPr>
      <w:ins w:id="122" w:author="Tony" w:date="2017-08-23T15:22:00Z">
        <w:r w:rsidRPr="0084048C">
          <w:rPr>
            <w:rFonts w:cs="Times New Roman"/>
          </w:rPr>
          <w:t>Pro specifically associated with enrichment in C18:0, and C20:0</w:t>
        </w:r>
      </w:ins>
      <w:ins w:id="123" w:author="Tony" w:date="2017-08-23T15:23:00Z">
        <w:r w:rsidR="001510B9" w:rsidRPr="0084048C">
          <w:rPr>
            <w:rFonts w:cs="Times New Roman"/>
          </w:rPr>
          <w:t>, decrease in DPA and EPA</w:t>
        </w:r>
      </w:ins>
      <w:ins w:id="124" w:author="Tony" w:date="2017-08-23T15:24:00Z">
        <w:r w:rsidR="001510B9" w:rsidRPr="0084048C">
          <w:rPr>
            <w:rFonts w:cs="Times New Roman"/>
          </w:rPr>
          <w:t>, enrichment in both n-3 and n-6 oxylipins</w:t>
        </w:r>
      </w:ins>
      <w:ins w:id="125" w:author="Tony" w:date="2017-09-06T15:43:00Z">
        <w:r w:rsidR="00552C83" w:rsidRPr="0084048C">
          <w:rPr>
            <w:rFonts w:cs="Times New Roman"/>
          </w:rPr>
          <w:t xml:space="preserve"> (notably diols of </w:t>
        </w:r>
        <w:r w:rsidR="00D67395" w:rsidRPr="0084048C">
          <w:rPr>
            <w:rFonts w:cs="Times New Roman"/>
          </w:rPr>
          <w:t xml:space="preserve">LA and </w:t>
        </w:r>
      </w:ins>
      <w:ins w:id="126" w:author="Tony" w:date="2017-09-06T15:47:00Z">
        <w:r w:rsidR="00552C83" w:rsidRPr="0084048C">
          <w:rPr>
            <w:rFonts w:cs="Times New Roman"/>
          </w:rPr>
          <w:t>A</w:t>
        </w:r>
      </w:ins>
      <w:ins w:id="127" w:author="Tony" w:date="2017-09-06T15:43:00Z">
        <w:r w:rsidR="00D67395" w:rsidRPr="0084048C">
          <w:rPr>
            <w:rFonts w:cs="Times New Roman"/>
          </w:rPr>
          <w:t>LA)</w:t>
        </w:r>
      </w:ins>
    </w:p>
    <w:p w14:paraId="146680BB" w14:textId="77777777" w:rsidR="00591D92" w:rsidRPr="0084048C" w:rsidRDefault="00591D92" w:rsidP="00122040">
      <w:pPr>
        <w:contextualSpacing/>
        <w:rPr>
          <w:rFonts w:cs="Times New Roman"/>
          <w:b/>
        </w:rPr>
      </w:pPr>
    </w:p>
    <w:p w14:paraId="3B6550F0" w14:textId="77777777" w:rsidR="00122040" w:rsidRPr="0084048C" w:rsidRDefault="00122040" w:rsidP="00122040">
      <w:pPr>
        <w:contextualSpacing/>
        <w:rPr>
          <w:rFonts w:cs="Times New Roman"/>
        </w:rPr>
      </w:pPr>
      <w:r w:rsidRPr="0084048C">
        <w:rPr>
          <w:rFonts w:cs="Times New Roman"/>
          <w:b/>
        </w:rPr>
        <w:t>Table</w:t>
      </w:r>
      <w:r w:rsidR="000F3E58" w:rsidRPr="0084048C">
        <w:rPr>
          <w:rFonts w:cs="Times New Roman"/>
          <w:b/>
        </w:rPr>
        <w:t xml:space="preserve"> </w:t>
      </w:r>
      <w:r w:rsidRPr="0084048C">
        <w:rPr>
          <w:rFonts w:cs="Times New Roman"/>
          <w:b/>
        </w:rPr>
        <w:t xml:space="preserve">4 </w:t>
      </w:r>
      <w:r w:rsidRPr="0084048C">
        <w:rPr>
          <w:rFonts w:cs="Times New Roman"/>
        </w:rPr>
        <w:t>Non</w:t>
      </w:r>
      <w:r w:rsidRPr="0084048C">
        <w:rPr>
          <w:rFonts w:cs="Times New Roman"/>
          <w:b/>
        </w:rPr>
        <w:t>-</w:t>
      </w:r>
      <w:r w:rsidRPr="0084048C">
        <w:rPr>
          <w:rFonts w:cs="Times New Roman"/>
        </w:rPr>
        <w:t>esterified fatty acid composition in fasting and postprandial TGRL</w:t>
      </w:r>
      <w:r w:rsidR="00C11206" w:rsidRPr="0084048C">
        <w:rPr>
          <w:rFonts w:cs="Times New Roman"/>
        </w:rPr>
        <w:t xml:space="preserve"> across all subjects</w:t>
      </w:r>
      <w:r w:rsidRPr="0084048C">
        <w:rPr>
          <w:rFonts w:cs="Times New Roman"/>
        </w:rPr>
        <w:t>. P-values are</w:t>
      </w:r>
      <w:r w:rsidR="00D56631" w:rsidRPr="0084048C">
        <w:rPr>
          <w:rFonts w:cs="Times New Roman"/>
        </w:rPr>
        <w:t xml:space="preserve"> from paired t-test</w:t>
      </w:r>
      <w:r w:rsidRPr="0084048C">
        <w:rPr>
          <w:rFonts w:cs="Times New Roman"/>
        </w:rPr>
        <w:t xml:space="preserve"> adjusted for false discovery rate (FDR)</w:t>
      </w:r>
    </w:p>
    <w:tbl>
      <w:tblPr>
        <w:tblpPr w:leftFromText="180" w:rightFromText="180" w:vertAnchor="text" w:tblpY="1"/>
        <w:tblOverlap w:val="never"/>
        <w:tblW w:w="9061" w:type="dxa"/>
        <w:tblCellMar>
          <w:top w:w="15" w:type="dxa"/>
          <w:bottom w:w="15" w:type="dxa"/>
        </w:tblCellMar>
        <w:tblLook w:val="04A0" w:firstRow="1" w:lastRow="0" w:firstColumn="1" w:lastColumn="0" w:noHBand="0" w:noVBand="1"/>
      </w:tblPr>
      <w:tblGrid>
        <w:gridCol w:w="1689"/>
        <w:gridCol w:w="2535"/>
        <w:gridCol w:w="276"/>
        <w:gridCol w:w="180"/>
        <w:gridCol w:w="90"/>
        <w:gridCol w:w="414"/>
        <w:gridCol w:w="960"/>
        <w:gridCol w:w="426"/>
        <w:gridCol w:w="618"/>
        <w:gridCol w:w="642"/>
        <w:gridCol w:w="234"/>
        <w:gridCol w:w="396"/>
        <w:gridCol w:w="601"/>
      </w:tblGrid>
      <w:tr w:rsidR="007E2A2D" w:rsidRPr="0084048C" w14:paraId="2E5BA400" w14:textId="77777777" w:rsidTr="00F60E31">
        <w:trPr>
          <w:trHeight w:val="290"/>
        </w:trPr>
        <w:tc>
          <w:tcPr>
            <w:tcW w:w="4224" w:type="dxa"/>
            <w:gridSpan w:val="2"/>
            <w:tcBorders>
              <w:top w:val="nil"/>
              <w:left w:val="nil"/>
              <w:right w:val="nil"/>
            </w:tcBorders>
            <w:noWrap/>
            <w:vAlign w:val="bottom"/>
            <w:hideMark/>
          </w:tcPr>
          <w:p w14:paraId="38DEDA35" w14:textId="77777777" w:rsidR="007E2A2D" w:rsidRPr="0084048C" w:rsidRDefault="00847DA5" w:rsidP="00F969A4">
            <w:pPr>
              <w:spacing w:after="0" w:line="240" w:lineRule="auto"/>
              <w:rPr>
                <w:rFonts w:eastAsia="Times New Roman" w:cs="Times New Roman"/>
                <w:color w:val="000000"/>
              </w:rPr>
            </w:pPr>
            <w:r w:rsidRPr="0084048C">
              <w:rPr>
                <w:rFonts w:eastAsia="Times New Roman" w:cs="Times New Roman"/>
                <w:color w:val="000000"/>
              </w:rPr>
              <w:t xml:space="preserve">Fatty acid                Common name                            </w:t>
            </w:r>
          </w:p>
        </w:tc>
        <w:tc>
          <w:tcPr>
            <w:tcW w:w="960" w:type="dxa"/>
            <w:gridSpan w:val="4"/>
            <w:tcBorders>
              <w:top w:val="nil"/>
              <w:left w:val="nil"/>
              <w:right w:val="nil"/>
            </w:tcBorders>
            <w:noWrap/>
            <w:vAlign w:val="bottom"/>
          </w:tcPr>
          <w:p w14:paraId="586606FB" w14:textId="77777777" w:rsidR="007E2A2D" w:rsidRPr="0084048C" w:rsidRDefault="00847DA5" w:rsidP="00F969A4">
            <w:pPr>
              <w:spacing w:after="0" w:line="240" w:lineRule="auto"/>
              <w:rPr>
                <w:rFonts w:eastAsia="Times New Roman" w:cs="Times New Roman"/>
                <w:color w:val="000000"/>
              </w:rPr>
            </w:pPr>
            <w:r w:rsidRPr="0084048C">
              <w:rPr>
                <w:rFonts w:eastAsia="Times New Roman" w:cs="Times New Roman"/>
                <w:color w:val="000000"/>
              </w:rPr>
              <w:t xml:space="preserve">Fasting </w:t>
            </w:r>
          </w:p>
        </w:tc>
        <w:tc>
          <w:tcPr>
            <w:tcW w:w="960" w:type="dxa"/>
            <w:tcBorders>
              <w:top w:val="nil"/>
              <w:left w:val="nil"/>
              <w:right w:val="nil"/>
            </w:tcBorders>
            <w:noWrap/>
            <w:vAlign w:val="bottom"/>
          </w:tcPr>
          <w:p w14:paraId="5D26C251" w14:textId="77777777" w:rsidR="007E2A2D" w:rsidRPr="0084048C" w:rsidRDefault="007E2A2D" w:rsidP="00F969A4">
            <w:pPr>
              <w:spacing w:after="0" w:line="240" w:lineRule="auto"/>
              <w:rPr>
                <w:rFonts w:eastAsia="Times New Roman" w:cs="Times New Roman"/>
                <w:color w:val="000000"/>
              </w:rPr>
            </w:pPr>
          </w:p>
        </w:tc>
        <w:tc>
          <w:tcPr>
            <w:tcW w:w="1686" w:type="dxa"/>
            <w:gridSpan w:val="3"/>
            <w:tcBorders>
              <w:top w:val="nil"/>
              <w:left w:val="nil"/>
              <w:right w:val="nil"/>
            </w:tcBorders>
            <w:noWrap/>
            <w:vAlign w:val="bottom"/>
          </w:tcPr>
          <w:p w14:paraId="32F99649" w14:textId="77777777" w:rsidR="007E2A2D" w:rsidRPr="0084048C" w:rsidRDefault="00847DA5" w:rsidP="00F969A4">
            <w:pPr>
              <w:spacing w:after="0" w:line="240" w:lineRule="auto"/>
              <w:rPr>
                <w:rFonts w:eastAsia="Times New Roman" w:cs="Times New Roman"/>
                <w:color w:val="000000"/>
              </w:rPr>
            </w:pPr>
            <w:r w:rsidRPr="0084048C">
              <w:rPr>
                <w:rFonts w:eastAsia="Times New Roman" w:cs="Times New Roman"/>
                <w:color w:val="000000"/>
              </w:rPr>
              <w:t xml:space="preserve">   Postprandial </w:t>
            </w:r>
          </w:p>
        </w:tc>
        <w:tc>
          <w:tcPr>
            <w:tcW w:w="1231" w:type="dxa"/>
            <w:gridSpan w:val="3"/>
            <w:tcBorders>
              <w:top w:val="nil"/>
              <w:left w:val="nil"/>
              <w:right w:val="nil"/>
            </w:tcBorders>
            <w:noWrap/>
            <w:vAlign w:val="bottom"/>
            <w:hideMark/>
          </w:tcPr>
          <w:p w14:paraId="2C0747D6" w14:textId="77777777" w:rsidR="007E2A2D" w:rsidRPr="0084048C" w:rsidRDefault="00847DA5" w:rsidP="00F969A4">
            <w:pPr>
              <w:spacing w:after="0" w:line="240" w:lineRule="auto"/>
              <w:rPr>
                <w:rFonts w:eastAsia="Times New Roman" w:cs="Times New Roman"/>
                <w:color w:val="000000"/>
              </w:rPr>
            </w:pPr>
            <w:r w:rsidRPr="0084048C">
              <w:rPr>
                <w:rFonts w:eastAsia="Times New Roman" w:cs="Times New Roman"/>
                <w:color w:val="000000"/>
              </w:rPr>
              <w:t xml:space="preserve">      P-value </w:t>
            </w:r>
          </w:p>
        </w:tc>
      </w:tr>
      <w:tr w:rsidR="00625006" w:rsidRPr="0084048C" w14:paraId="126FC67E" w14:textId="77777777" w:rsidTr="00F60E31">
        <w:trPr>
          <w:trHeight w:val="290"/>
        </w:trPr>
        <w:tc>
          <w:tcPr>
            <w:tcW w:w="4224" w:type="dxa"/>
            <w:gridSpan w:val="2"/>
            <w:tcBorders>
              <w:left w:val="nil"/>
              <w:bottom w:val="double" w:sz="4" w:space="0" w:color="auto"/>
              <w:right w:val="nil"/>
            </w:tcBorders>
            <w:noWrap/>
            <w:vAlign w:val="bottom"/>
          </w:tcPr>
          <w:p w14:paraId="0CAF63E1" w14:textId="77777777" w:rsidR="00625006" w:rsidRPr="0084048C" w:rsidRDefault="00625006" w:rsidP="00F969A4">
            <w:pPr>
              <w:spacing w:after="0" w:line="240" w:lineRule="auto"/>
              <w:rPr>
                <w:rFonts w:eastAsia="Times New Roman" w:cs="Times New Roman"/>
                <w:color w:val="000000"/>
              </w:rPr>
            </w:pPr>
          </w:p>
        </w:tc>
        <w:tc>
          <w:tcPr>
            <w:tcW w:w="960" w:type="dxa"/>
            <w:gridSpan w:val="4"/>
            <w:tcBorders>
              <w:left w:val="nil"/>
              <w:bottom w:val="double" w:sz="4" w:space="0" w:color="auto"/>
              <w:right w:val="nil"/>
            </w:tcBorders>
            <w:noWrap/>
            <w:vAlign w:val="bottom"/>
          </w:tcPr>
          <w:p w14:paraId="3F9753FA" w14:textId="77777777" w:rsidR="00625006" w:rsidRPr="0084048C" w:rsidRDefault="00625006" w:rsidP="00F969A4">
            <w:pPr>
              <w:spacing w:after="0" w:line="240" w:lineRule="auto"/>
              <w:rPr>
                <w:rFonts w:eastAsia="Times New Roman" w:cs="Times New Roman"/>
                <w:color w:val="000000"/>
              </w:rPr>
            </w:pPr>
          </w:p>
        </w:tc>
        <w:tc>
          <w:tcPr>
            <w:tcW w:w="960" w:type="dxa"/>
            <w:tcBorders>
              <w:left w:val="nil"/>
              <w:bottom w:val="double" w:sz="4" w:space="0" w:color="auto"/>
              <w:right w:val="nil"/>
            </w:tcBorders>
            <w:noWrap/>
            <w:vAlign w:val="bottom"/>
          </w:tcPr>
          <w:p w14:paraId="2B7D823A" w14:textId="77777777" w:rsidR="00625006" w:rsidRPr="0084048C" w:rsidRDefault="00625006" w:rsidP="00F969A4">
            <w:pPr>
              <w:spacing w:after="0" w:line="240" w:lineRule="auto"/>
              <w:rPr>
                <w:rFonts w:eastAsia="Times New Roman" w:cs="Times New Roman"/>
                <w:color w:val="000000"/>
              </w:rPr>
            </w:pPr>
          </w:p>
        </w:tc>
        <w:tc>
          <w:tcPr>
            <w:tcW w:w="1686" w:type="dxa"/>
            <w:gridSpan w:val="3"/>
            <w:tcBorders>
              <w:left w:val="nil"/>
              <w:bottom w:val="double" w:sz="4" w:space="0" w:color="auto"/>
              <w:right w:val="nil"/>
            </w:tcBorders>
            <w:noWrap/>
            <w:vAlign w:val="bottom"/>
          </w:tcPr>
          <w:p w14:paraId="08F9ADD6" w14:textId="77777777" w:rsidR="00625006" w:rsidRPr="0084048C" w:rsidRDefault="00625006" w:rsidP="00F969A4">
            <w:pPr>
              <w:spacing w:after="0" w:line="240" w:lineRule="auto"/>
              <w:rPr>
                <w:rFonts w:eastAsia="Times New Roman" w:cs="Times New Roman"/>
                <w:color w:val="000000"/>
              </w:rPr>
            </w:pPr>
          </w:p>
        </w:tc>
        <w:tc>
          <w:tcPr>
            <w:tcW w:w="1231" w:type="dxa"/>
            <w:gridSpan w:val="3"/>
            <w:tcBorders>
              <w:left w:val="nil"/>
              <w:bottom w:val="double" w:sz="4" w:space="0" w:color="auto"/>
              <w:right w:val="nil"/>
            </w:tcBorders>
            <w:noWrap/>
            <w:vAlign w:val="bottom"/>
          </w:tcPr>
          <w:p w14:paraId="6D8E9825" w14:textId="77777777" w:rsidR="00625006" w:rsidRPr="0084048C" w:rsidRDefault="00625006" w:rsidP="00F969A4">
            <w:pPr>
              <w:spacing w:after="0" w:line="240" w:lineRule="auto"/>
              <w:rPr>
                <w:rFonts w:eastAsia="Times New Roman" w:cs="Times New Roman"/>
                <w:color w:val="000000"/>
              </w:rPr>
            </w:pPr>
          </w:p>
        </w:tc>
      </w:tr>
      <w:tr w:rsidR="00847DA5" w:rsidRPr="0084048C" w14:paraId="75ECBBDF" w14:textId="77777777" w:rsidTr="00625006">
        <w:trPr>
          <w:trHeight w:val="290"/>
        </w:trPr>
        <w:tc>
          <w:tcPr>
            <w:tcW w:w="4224" w:type="dxa"/>
            <w:gridSpan w:val="2"/>
            <w:tcBorders>
              <w:top w:val="double" w:sz="4" w:space="0" w:color="auto"/>
              <w:left w:val="nil"/>
              <w:bottom w:val="nil"/>
              <w:right w:val="nil"/>
            </w:tcBorders>
            <w:noWrap/>
            <w:vAlign w:val="bottom"/>
          </w:tcPr>
          <w:p w14:paraId="651E9DC6" w14:textId="77777777" w:rsidR="00847DA5" w:rsidRPr="0084048C" w:rsidRDefault="00847DA5"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Monounsaturated fatty acid</w:t>
            </w:r>
          </w:p>
        </w:tc>
        <w:tc>
          <w:tcPr>
            <w:tcW w:w="960" w:type="dxa"/>
            <w:gridSpan w:val="4"/>
            <w:tcBorders>
              <w:top w:val="double" w:sz="4" w:space="0" w:color="auto"/>
              <w:left w:val="nil"/>
              <w:bottom w:val="nil"/>
              <w:right w:val="nil"/>
            </w:tcBorders>
            <w:noWrap/>
            <w:vAlign w:val="bottom"/>
          </w:tcPr>
          <w:p w14:paraId="62979224" w14:textId="77777777" w:rsidR="00847DA5" w:rsidRPr="0084048C" w:rsidRDefault="00847DA5" w:rsidP="00F969A4">
            <w:pPr>
              <w:spacing w:after="0" w:line="240" w:lineRule="auto"/>
              <w:rPr>
                <w:rFonts w:eastAsia="Times New Roman" w:cs="Times New Roman"/>
                <w:color w:val="000000"/>
              </w:rPr>
            </w:pPr>
          </w:p>
        </w:tc>
        <w:tc>
          <w:tcPr>
            <w:tcW w:w="960" w:type="dxa"/>
            <w:tcBorders>
              <w:top w:val="double" w:sz="4" w:space="0" w:color="auto"/>
              <w:left w:val="nil"/>
              <w:bottom w:val="nil"/>
              <w:right w:val="nil"/>
            </w:tcBorders>
            <w:noWrap/>
            <w:vAlign w:val="bottom"/>
          </w:tcPr>
          <w:p w14:paraId="6BCE476B" w14:textId="77777777" w:rsidR="00847DA5" w:rsidRPr="0084048C" w:rsidRDefault="00847DA5" w:rsidP="00F969A4">
            <w:pPr>
              <w:spacing w:after="0" w:line="240" w:lineRule="auto"/>
              <w:rPr>
                <w:rFonts w:eastAsia="Times New Roman" w:cs="Times New Roman"/>
                <w:color w:val="000000"/>
              </w:rPr>
            </w:pPr>
          </w:p>
        </w:tc>
        <w:tc>
          <w:tcPr>
            <w:tcW w:w="1686" w:type="dxa"/>
            <w:gridSpan w:val="3"/>
            <w:tcBorders>
              <w:top w:val="double" w:sz="4" w:space="0" w:color="auto"/>
              <w:left w:val="nil"/>
              <w:bottom w:val="nil"/>
              <w:right w:val="nil"/>
            </w:tcBorders>
            <w:noWrap/>
            <w:vAlign w:val="bottom"/>
          </w:tcPr>
          <w:p w14:paraId="6396B3A1" w14:textId="77777777" w:rsidR="00847DA5" w:rsidRPr="0084048C" w:rsidRDefault="00847DA5" w:rsidP="00F969A4">
            <w:pPr>
              <w:spacing w:after="0" w:line="240" w:lineRule="auto"/>
              <w:rPr>
                <w:rFonts w:eastAsia="Times New Roman" w:cs="Times New Roman"/>
                <w:color w:val="000000"/>
              </w:rPr>
            </w:pPr>
          </w:p>
        </w:tc>
        <w:tc>
          <w:tcPr>
            <w:tcW w:w="1231" w:type="dxa"/>
            <w:gridSpan w:val="3"/>
            <w:tcBorders>
              <w:top w:val="double" w:sz="4" w:space="0" w:color="auto"/>
              <w:left w:val="nil"/>
              <w:bottom w:val="nil"/>
              <w:right w:val="nil"/>
            </w:tcBorders>
            <w:noWrap/>
            <w:vAlign w:val="bottom"/>
          </w:tcPr>
          <w:p w14:paraId="277606B9" w14:textId="77777777" w:rsidR="00847DA5" w:rsidRPr="0084048C" w:rsidRDefault="00847DA5" w:rsidP="00F969A4">
            <w:pPr>
              <w:spacing w:after="0" w:line="240" w:lineRule="auto"/>
              <w:rPr>
                <w:rFonts w:eastAsia="Times New Roman" w:cs="Times New Roman"/>
                <w:color w:val="000000"/>
              </w:rPr>
            </w:pPr>
          </w:p>
        </w:tc>
      </w:tr>
      <w:tr w:rsidR="00C56705" w:rsidRPr="0084048C" w14:paraId="4210AF21" w14:textId="77777777" w:rsidTr="00F969A4">
        <w:trPr>
          <w:trHeight w:val="290"/>
        </w:trPr>
        <w:tc>
          <w:tcPr>
            <w:tcW w:w="1689" w:type="dxa"/>
            <w:tcBorders>
              <w:top w:val="nil"/>
              <w:left w:val="nil"/>
              <w:bottom w:val="nil"/>
              <w:right w:val="nil"/>
            </w:tcBorders>
            <w:noWrap/>
            <w:vAlign w:val="bottom"/>
            <w:hideMark/>
          </w:tcPr>
          <w:p w14:paraId="15F063F5" w14:textId="77777777" w:rsidR="00C56705" w:rsidRPr="0084048C" w:rsidRDefault="00A10286" w:rsidP="00F969A4">
            <w:pPr>
              <w:spacing w:after="0" w:line="240" w:lineRule="auto"/>
              <w:rPr>
                <w:rFonts w:eastAsia="Times New Roman" w:cs="Times New Roman"/>
                <w:color w:val="000000"/>
              </w:rPr>
            </w:pPr>
            <w:r w:rsidRPr="0084048C">
              <w:rPr>
                <w:rFonts w:eastAsia="Times New Roman" w:cs="Times New Roman"/>
                <w:color w:val="000000"/>
              </w:rPr>
              <w:lastRenderedPageBreak/>
              <w:t>%C18:1n9</w:t>
            </w:r>
          </w:p>
        </w:tc>
        <w:tc>
          <w:tcPr>
            <w:tcW w:w="2535" w:type="dxa"/>
            <w:tcBorders>
              <w:top w:val="nil"/>
              <w:left w:val="nil"/>
              <w:bottom w:val="nil"/>
              <w:right w:val="nil"/>
            </w:tcBorders>
            <w:noWrap/>
            <w:vAlign w:val="bottom"/>
            <w:hideMark/>
          </w:tcPr>
          <w:p w14:paraId="423770EA" w14:textId="77777777" w:rsidR="00C56705" w:rsidRPr="0084048C" w:rsidRDefault="00C56705" w:rsidP="00F969A4">
            <w:pPr>
              <w:spacing w:after="0" w:line="240" w:lineRule="auto"/>
              <w:rPr>
                <w:rFonts w:eastAsia="Times New Roman" w:cs="Times New Roman"/>
                <w:color w:val="000000"/>
              </w:rPr>
            </w:pPr>
            <w:r w:rsidRPr="0084048C">
              <w:rPr>
                <w:rFonts w:eastAsia="Times New Roman" w:cs="Times New Roman"/>
                <w:color w:val="000000"/>
              </w:rPr>
              <w:t xml:space="preserve">oleic acid </w:t>
            </w:r>
          </w:p>
        </w:tc>
        <w:tc>
          <w:tcPr>
            <w:tcW w:w="1920" w:type="dxa"/>
            <w:gridSpan w:val="5"/>
            <w:tcBorders>
              <w:top w:val="nil"/>
              <w:left w:val="nil"/>
              <w:bottom w:val="nil"/>
              <w:right w:val="nil"/>
            </w:tcBorders>
            <w:noWrap/>
            <w:vAlign w:val="bottom"/>
            <w:hideMark/>
          </w:tcPr>
          <w:p w14:paraId="63F3A2B6" w14:textId="77777777" w:rsidR="00C56705" w:rsidRPr="0084048C" w:rsidRDefault="00C56705" w:rsidP="00F969A4">
            <w:pPr>
              <w:spacing w:after="0" w:line="240" w:lineRule="auto"/>
              <w:jc w:val="right"/>
              <w:rPr>
                <w:rFonts w:eastAsia="Times New Roman" w:cs="Times New Roman"/>
                <w:color w:val="000000"/>
              </w:rPr>
            </w:pPr>
            <w:r w:rsidRPr="0084048C">
              <w:rPr>
                <w:rFonts w:eastAsia="Times New Roman" w:cs="Times New Roman"/>
                <w:color w:val="000000"/>
              </w:rPr>
              <w:t>24.81%</w:t>
            </w:r>
            <w:r w:rsidR="0064217F" w:rsidRPr="0084048C">
              <w:rPr>
                <w:rFonts w:eastAsia="Times New Roman" w:cs="Times New Roman"/>
                <w:color w:val="000000"/>
              </w:rPr>
              <w:t xml:space="preserve"> +/- </w:t>
            </w:r>
            <w:r w:rsidRPr="0084048C">
              <w:rPr>
                <w:rFonts w:eastAsia="Times New Roman" w:cs="Times New Roman"/>
                <w:color w:val="000000"/>
              </w:rPr>
              <w:t>4.79%</w:t>
            </w:r>
          </w:p>
        </w:tc>
        <w:tc>
          <w:tcPr>
            <w:tcW w:w="1920" w:type="dxa"/>
            <w:gridSpan w:val="4"/>
            <w:tcBorders>
              <w:top w:val="nil"/>
              <w:left w:val="nil"/>
              <w:bottom w:val="nil"/>
              <w:right w:val="nil"/>
            </w:tcBorders>
            <w:noWrap/>
            <w:vAlign w:val="bottom"/>
            <w:hideMark/>
          </w:tcPr>
          <w:p w14:paraId="14B61AED" w14:textId="77777777" w:rsidR="00C56705" w:rsidRPr="0084048C" w:rsidRDefault="00C56705" w:rsidP="00F969A4">
            <w:pPr>
              <w:spacing w:after="0" w:line="240" w:lineRule="auto"/>
              <w:jc w:val="right"/>
              <w:rPr>
                <w:rFonts w:eastAsia="Times New Roman" w:cs="Times New Roman"/>
                <w:color w:val="000000"/>
              </w:rPr>
            </w:pPr>
            <w:r w:rsidRPr="0084048C">
              <w:rPr>
                <w:rFonts w:eastAsia="Times New Roman" w:cs="Times New Roman"/>
                <w:color w:val="000000"/>
              </w:rPr>
              <w:t>30.03%</w:t>
            </w:r>
            <w:r w:rsidR="0064217F" w:rsidRPr="0084048C">
              <w:rPr>
                <w:rFonts w:eastAsia="Times New Roman" w:cs="Times New Roman"/>
                <w:color w:val="000000"/>
              </w:rPr>
              <w:t xml:space="preserve"> +/- </w:t>
            </w:r>
            <w:r w:rsidRPr="0084048C">
              <w:rPr>
                <w:rFonts w:eastAsia="Times New Roman" w:cs="Times New Roman"/>
                <w:color w:val="000000"/>
              </w:rPr>
              <w:t>4.27%</w:t>
            </w:r>
          </w:p>
        </w:tc>
        <w:tc>
          <w:tcPr>
            <w:tcW w:w="997" w:type="dxa"/>
            <w:gridSpan w:val="2"/>
            <w:tcBorders>
              <w:top w:val="nil"/>
              <w:left w:val="nil"/>
              <w:bottom w:val="nil"/>
              <w:right w:val="nil"/>
            </w:tcBorders>
            <w:noWrap/>
            <w:vAlign w:val="bottom"/>
            <w:hideMark/>
          </w:tcPr>
          <w:p w14:paraId="2933C4C6" w14:textId="77777777" w:rsidR="00C56705" w:rsidRPr="0084048C" w:rsidRDefault="00C56705" w:rsidP="00F969A4">
            <w:pPr>
              <w:spacing w:after="0" w:line="240" w:lineRule="auto"/>
              <w:jc w:val="right"/>
              <w:rPr>
                <w:rFonts w:eastAsia="Times New Roman" w:cs="Times New Roman"/>
                <w:color w:val="000000"/>
              </w:rPr>
            </w:pPr>
            <w:r w:rsidRPr="0084048C">
              <w:rPr>
                <w:rFonts w:eastAsia="Times New Roman" w:cs="Times New Roman"/>
                <w:color w:val="000000"/>
              </w:rPr>
              <w:t>0.09</w:t>
            </w:r>
          </w:p>
        </w:tc>
      </w:tr>
      <w:tr w:rsidR="00C56705" w:rsidRPr="0084048C" w14:paraId="703BA68C" w14:textId="77777777" w:rsidTr="00F969A4">
        <w:trPr>
          <w:trHeight w:val="290"/>
        </w:trPr>
        <w:tc>
          <w:tcPr>
            <w:tcW w:w="1689" w:type="dxa"/>
            <w:tcBorders>
              <w:top w:val="nil"/>
              <w:left w:val="nil"/>
              <w:bottom w:val="nil"/>
              <w:right w:val="nil"/>
            </w:tcBorders>
            <w:noWrap/>
            <w:vAlign w:val="bottom"/>
            <w:hideMark/>
          </w:tcPr>
          <w:p w14:paraId="151B5E9B" w14:textId="77777777" w:rsidR="00C56705" w:rsidRPr="0084048C" w:rsidRDefault="00A10286" w:rsidP="00F969A4">
            <w:pPr>
              <w:spacing w:after="0" w:line="240" w:lineRule="auto"/>
              <w:rPr>
                <w:rFonts w:eastAsia="Times New Roman" w:cs="Times New Roman"/>
                <w:color w:val="000000"/>
              </w:rPr>
            </w:pPr>
            <w:r w:rsidRPr="0084048C">
              <w:rPr>
                <w:rFonts w:eastAsia="Times New Roman" w:cs="Times New Roman"/>
                <w:color w:val="000000"/>
              </w:rPr>
              <w:t>%</w:t>
            </w:r>
            <w:r w:rsidR="00C56705" w:rsidRPr="0084048C">
              <w:rPr>
                <w:rFonts w:eastAsia="Times New Roman" w:cs="Times New Roman"/>
                <w:color w:val="000000"/>
              </w:rPr>
              <w:t>C16</w:t>
            </w:r>
            <w:r w:rsidRPr="0084048C">
              <w:rPr>
                <w:rFonts w:eastAsia="Times New Roman" w:cs="Times New Roman"/>
                <w:color w:val="000000"/>
              </w:rPr>
              <w:t>:1n7</w:t>
            </w:r>
          </w:p>
        </w:tc>
        <w:tc>
          <w:tcPr>
            <w:tcW w:w="2535" w:type="dxa"/>
            <w:tcBorders>
              <w:top w:val="nil"/>
              <w:left w:val="nil"/>
              <w:bottom w:val="nil"/>
              <w:right w:val="nil"/>
            </w:tcBorders>
            <w:noWrap/>
            <w:vAlign w:val="bottom"/>
            <w:hideMark/>
          </w:tcPr>
          <w:p w14:paraId="56091D13" w14:textId="77777777" w:rsidR="00C56705" w:rsidRPr="0084048C" w:rsidRDefault="00C56705" w:rsidP="00F969A4">
            <w:pPr>
              <w:spacing w:after="0" w:line="240" w:lineRule="auto"/>
              <w:rPr>
                <w:rFonts w:eastAsia="Times New Roman" w:cs="Times New Roman"/>
                <w:color w:val="000000"/>
              </w:rPr>
            </w:pPr>
            <w:r w:rsidRPr="0084048C">
              <w:rPr>
                <w:rFonts w:eastAsia="Times New Roman" w:cs="Times New Roman"/>
                <w:color w:val="000000"/>
              </w:rPr>
              <w:t>Palmitoleic acid</w:t>
            </w:r>
          </w:p>
        </w:tc>
        <w:tc>
          <w:tcPr>
            <w:tcW w:w="1920" w:type="dxa"/>
            <w:gridSpan w:val="5"/>
            <w:tcBorders>
              <w:top w:val="nil"/>
              <w:left w:val="nil"/>
              <w:bottom w:val="nil"/>
              <w:right w:val="nil"/>
            </w:tcBorders>
            <w:noWrap/>
            <w:vAlign w:val="bottom"/>
            <w:hideMark/>
          </w:tcPr>
          <w:p w14:paraId="36AD47A8" w14:textId="77777777" w:rsidR="00C56705" w:rsidRPr="0084048C" w:rsidRDefault="00C56705" w:rsidP="00F969A4">
            <w:pPr>
              <w:spacing w:after="0" w:line="240" w:lineRule="auto"/>
              <w:jc w:val="center"/>
              <w:rPr>
                <w:rFonts w:eastAsia="Times New Roman" w:cs="Times New Roman"/>
                <w:color w:val="000000"/>
              </w:rPr>
            </w:pPr>
            <w:r w:rsidRPr="0084048C">
              <w:rPr>
                <w:rFonts w:eastAsia="Times New Roman" w:cs="Times New Roman"/>
                <w:color w:val="000000"/>
              </w:rPr>
              <w:t>3.29%</w:t>
            </w:r>
            <w:r w:rsidR="0064217F" w:rsidRPr="0084048C">
              <w:rPr>
                <w:rFonts w:eastAsia="Times New Roman" w:cs="Times New Roman"/>
                <w:color w:val="000000"/>
              </w:rPr>
              <w:t xml:space="preserve"> +/- </w:t>
            </w:r>
            <w:r w:rsidRPr="0084048C">
              <w:rPr>
                <w:rFonts w:eastAsia="Times New Roman" w:cs="Times New Roman"/>
                <w:color w:val="000000"/>
              </w:rPr>
              <w:t>1.01%</w:t>
            </w:r>
          </w:p>
        </w:tc>
        <w:tc>
          <w:tcPr>
            <w:tcW w:w="1920" w:type="dxa"/>
            <w:gridSpan w:val="4"/>
            <w:tcBorders>
              <w:top w:val="nil"/>
              <w:left w:val="nil"/>
              <w:bottom w:val="nil"/>
              <w:right w:val="nil"/>
            </w:tcBorders>
            <w:noWrap/>
            <w:vAlign w:val="bottom"/>
            <w:hideMark/>
          </w:tcPr>
          <w:p w14:paraId="30A2C522" w14:textId="77777777" w:rsidR="00C56705" w:rsidRPr="0084048C" w:rsidRDefault="00C56705" w:rsidP="00F969A4">
            <w:pPr>
              <w:spacing w:after="0" w:line="240" w:lineRule="auto"/>
              <w:jc w:val="center"/>
              <w:rPr>
                <w:rFonts w:eastAsia="Times New Roman" w:cs="Times New Roman"/>
                <w:color w:val="000000"/>
              </w:rPr>
            </w:pPr>
            <w:r w:rsidRPr="0084048C">
              <w:rPr>
                <w:rFonts w:eastAsia="Times New Roman" w:cs="Times New Roman"/>
                <w:color w:val="000000"/>
              </w:rPr>
              <w:t>2.67%</w:t>
            </w:r>
            <w:r w:rsidR="0064217F" w:rsidRPr="0084048C">
              <w:rPr>
                <w:rFonts w:eastAsia="Times New Roman" w:cs="Times New Roman"/>
                <w:color w:val="000000"/>
              </w:rPr>
              <w:t xml:space="preserve"> +/- </w:t>
            </w:r>
            <w:r w:rsidRPr="0084048C">
              <w:rPr>
                <w:rFonts w:eastAsia="Times New Roman" w:cs="Times New Roman"/>
                <w:color w:val="000000"/>
              </w:rPr>
              <w:t>0.65%</w:t>
            </w:r>
          </w:p>
        </w:tc>
        <w:tc>
          <w:tcPr>
            <w:tcW w:w="997" w:type="dxa"/>
            <w:gridSpan w:val="2"/>
            <w:tcBorders>
              <w:top w:val="nil"/>
              <w:left w:val="nil"/>
              <w:bottom w:val="nil"/>
              <w:right w:val="nil"/>
            </w:tcBorders>
            <w:noWrap/>
            <w:vAlign w:val="bottom"/>
            <w:hideMark/>
          </w:tcPr>
          <w:p w14:paraId="6F717FAB" w14:textId="77777777" w:rsidR="00C56705" w:rsidRPr="0084048C" w:rsidRDefault="00C56705" w:rsidP="00F969A4">
            <w:pPr>
              <w:spacing w:after="0" w:line="240" w:lineRule="auto"/>
              <w:jc w:val="right"/>
              <w:rPr>
                <w:rFonts w:eastAsia="Times New Roman" w:cs="Times New Roman"/>
                <w:color w:val="000000"/>
              </w:rPr>
            </w:pPr>
            <w:r w:rsidRPr="0084048C">
              <w:rPr>
                <w:rFonts w:eastAsia="Times New Roman" w:cs="Times New Roman"/>
                <w:color w:val="000000"/>
              </w:rPr>
              <w:t>0.08</w:t>
            </w:r>
          </w:p>
        </w:tc>
      </w:tr>
      <w:tr w:rsidR="007E2A2D" w:rsidRPr="0084048C" w14:paraId="20183E48" w14:textId="77777777" w:rsidTr="00F969A4">
        <w:trPr>
          <w:trHeight w:val="290"/>
        </w:trPr>
        <w:tc>
          <w:tcPr>
            <w:tcW w:w="1689" w:type="dxa"/>
            <w:tcBorders>
              <w:top w:val="nil"/>
              <w:left w:val="nil"/>
              <w:bottom w:val="nil"/>
              <w:right w:val="nil"/>
            </w:tcBorders>
            <w:noWrap/>
            <w:vAlign w:val="bottom"/>
            <w:hideMark/>
          </w:tcPr>
          <w:p w14:paraId="3B714A90" w14:textId="77777777" w:rsidR="007E2A2D" w:rsidRPr="0084048C" w:rsidRDefault="007E2A2D" w:rsidP="00F969A4">
            <w:pPr>
              <w:spacing w:after="0" w:line="240" w:lineRule="auto"/>
              <w:jc w:val="right"/>
              <w:rPr>
                <w:rFonts w:eastAsia="Times New Roman" w:cs="Times New Roman"/>
                <w:color w:val="000000"/>
              </w:rPr>
            </w:pPr>
          </w:p>
        </w:tc>
        <w:tc>
          <w:tcPr>
            <w:tcW w:w="2535" w:type="dxa"/>
            <w:tcBorders>
              <w:top w:val="nil"/>
              <w:left w:val="nil"/>
              <w:bottom w:val="nil"/>
              <w:right w:val="nil"/>
            </w:tcBorders>
            <w:noWrap/>
            <w:vAlign w:val="bottom"/>
            <w:hideMark/>
          </w:tcPr>
          <w:p w14:paraId="044639FA" w14:textId="77777777" w:rsidR="007E2A2D" w:rsidRPr="0084048C" w:rsidRDefault="007E2A2D" w:rsidP="00F969A4">
            <w:pPr>
              <w:spacing w:after="0" w:line="240" w:lineRule="auto"/>
              <w:rPr>
                <w:rFonts w:eastAsia="Times New Roman" w:cs="Times New Roman"/>
              </w:rPr>
            </w:pPr>
          </w:p>
        </w:tc>
        <w:tc>
          <w:tcPr>
            <w:tcW w:w="960" w:type="dxa"/>
            <w:gridSpan w:val="4"/>
            <w:tcBorders>
              <w:top w:val="nil"/>
              <w:left w:val="nil"/>
              <w:bottom w:val="nil"/>
              <w:right w:val="nil"/>
            </w:tcBorders>
            <w:noWrap/>
            <w:vAlign w:val="bottom"/>
            <w:hideMark/>
          </w:tcPr>
          <w:p w14:paraId="152AE020" w14:textId="77777777" w:rsidR="007E2A2D" w:rsidRPr="0084048C" w:rsidRDefault="007E2A2D" w:rsidP="00F969A4">
            <w:pPr>
              <w:spacing w:after="0" w:line="240" w:lineRule="auto"/>
              <w:rPr>
                <w:rFonts w:eastAsia="Times New Roman" w:cs="Times New Roman"/>
              </w:rPr>
            </w:pPr>
          </w:p>
        </w:tc>
        <w:tc>
          <w:tcPr>
            <w:tcW w:w="960" w:type="dxa"/>
            <w:tcBorders>
              <w:top w:val="nil"/>
              <w:left w:val="nil"/>
              <w:bottom w:val="nil"/>
              <w:right w:val="nil"/>
            </w:tcBorders>
            <w:noWrap/>
            <w:vAlign w:val="bottom"/>
            <w:hideMark/>
          </w:tcPr>
          <w:p w14:paraId="28E4D6DC" w14:textId="77777777" w:rsidR="007E2A2D" w:rsidRPr="0084048C" w:rsidRDefault="007E2A2D"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hideMark/>
          </w:tcPr>
          <w:p w14:paraId="6E138857"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7E626A50"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209570E1" w14:textId="77777777" w:rsidR="007E2A2D" w:rsidRPr="0084048C" w:rsidRDefault="007E2A2D" w:rsidP="00F969A4">
            <w:pPr>
              <w:spacing w:after="0" w:line="240" w:lineRule="auto"/>
              <w:rPr>
                <w:rFonts w:eastAsia="Times New Roman" w:cs="Times New Roman"/>
              </w:rPr>
            </w:pPr>
          </w:p>
        </w:tc>
      </w:tr>
      <w:tr w:rsidR="007E2A2D" w:rsidRPr="0084048C" w14:paraId="5DCCA8E7" w14:textId="77777777" w:rsidTr="00F969A4">
        <w:trPr>
          <w:trHeight w:val="290"/>
        </w:trPr>
        <w:tc>
          <w:tcPr>
            <w:tcW w:w="5184" w:type="dxa"/>
            <w:gridSpan w:val="6"/>
            <w:tcBorders>
              <w:top w:val="nil"/>
              <w:left w:val="nil"/>
              <w:bottom w:val="nil"/>
              <w:right w:val="nil"/>
            </w:tcBorders>
            <w:noWrap/>
            <w:vAlign w:val="bottom"/>
            <w:hideMark/>
          </w:tcPr>
          <w:p w14:paraId="5D1A2220" w14:textId="77777777" w:rsidR="007E2A2D" w:rsidRPr="0084048C" w:rsidRDefault="007E2A2D"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Poly unsaturated fatty acid </w:t>
            </w:r>
          </w:p>
        </w:tc>
        <w:tc>
          <w:tcPr>
            <w:tcW w:w="960" w:type="dxa"/>
            <w:tcBorders>
              <w:top w:val="nil"/>
              <w:left w:val="nil"/>
              <w:bottom w:val="nil"/>
              <w:right w:val="nil"/>
            </w:tcBorders>
            <w:noWrap/>
            <w:vAlign w:val="bottom"/>
            <w:hideMark/>
          </w:tcPr>
          <w:p w14:paraId="4E9C1AE3" w14:textId="77777777" w:rsidR="007E2A2D" w:rsidRPr="0084048C" w:rsidRDefault="007E2A2D" w:rsidP="00F969A4">
            <w:pPr>
              <w:spacing w:after="0" w:line="240" w:lineRule="auto"/>
              <w:rPr>
                <w:rFonts w:eastAsia="Times New Roman" w:cs="Times New Roman"/>
                <w:color w:val="000000"/>
              </w:rPr>
            </w:pPr>
          </w:p>
        </w:tc>
        <w:tc>
          <w:tcPr>
            <w:tcW w:w="1044" w:type="dxa"/>
            <w:gridSpan w:val="2"/>
            <w:tcBorders>
              <w:top w:val="nil"/>
              <w:left w:val="nil"/>
              <w:bottom w:val="nil"/>
              <w:right w:val="nil"/>
            </w:tcBorders>
            <w:noWrap/>
            <w:vAlign w:val="bottom"/>
            <w:hideMark/>
          </w:tcPr>
          <w:p w14:paraId="55C05A91"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4F5F604A"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18FDDB24" w14:textId="77777777" w:rsidR="007E2A2D" w:rsidRPr="0084048C" w:rsidRDefault="007E2A2D" w:rsidP="00F969A4">
            <w:pPr>
              <w:spacing w:after="0" w:line="240" w:lineRule="auto"/>
              <w:rPr>
                <w:rFonts w:eastAsia="Times New Roman" w:cs="Times New Roman"/>
              </w:rPr>
            </w:pPr>
          </w:p>
        </w:tc>
      </w:tr>
      <w:tr w:rsidR="007E2A2D" w:rsidRPr="0084048C" w14:paraId="42061D3D" w14:textId="77777777" w:rsidTr="00F969A4">
        <w:trPr>
          <w:trHeight w:val="290"/>
        </w:trPr>
        <w:tc>
          <w:tcPr>
            <w:tcW w:w="4224" w:type="dxa"/>
            <w:gridSpan w:val="2"/>
            <w:tcBorders>
              <w:top w:val="nil"/>
              <w:left w:val="nil"/>
              <w:bottom w:val="nil"/>
              <w:right w:val="nil"/>
            </w:tcBorders>
            <w:noWrap/>
            <w:vAlign w:val="bottom"/>
            <w:hideMark/>
          </w:tcPr>
          <w:p w14:paraId="0F7881EF" w14:textId="77777777" w:rsidR="00C2045C" w:rsidRPr="0084048C" w:rsidRDefault="00C2045C" w:rsidP="00F969A4">
            <w:pPr>
              <w:spacing w:after="0" w:line="240" w:lineRule="auto"/>
              <w:rPr>
                <w:rFonts w:eastAsia="Times New Roman" w:cs="Times New Roman"/>
                <w:b/>
                <w:color w:val="000000"/>
                <w:u w:val="single"/>
              </w:rPr>
            </w:pPr>
          </w:p>
          <w:p w14:paraId="1D1D6367" w14:textId="77777777" w:rsidR="007E2A2D" w:rsidRPr="0084048C" w:rsidRDefault="007E2A2D"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Omega-6 PUFA </w:t>
            </w:r>
          </w:p>
        </w:tc>
        <w:tc>
          <w:tcPr>
            <w:tcW w:w="960" w:type="dxa"/>
            <w:gridSpan w:val="4"/>
            <w:tcBorders>
              <w:top w:val="nil"/>
              <w:left w:val="nil"/>
              <w:bottom w:val="nil"/>
              <w:right w:val="nil"/>
            </w:tcBorders>
            <w:noWrap/>
            <w:vAlign w:val="bottom"/>
            <w:hideMark/>
          </w:tcPr>
          <w:p w14:paraId="0B7B1507" w14:textId="77777777" w:rsidR="007E2A2D" w:rsidRPr="0084048C" w:rsidRDefault="007E2A2D" w:rsidP="00F969A4">
            <w:pPr>
              <w:spacing w:after="0" w:line="240" w:lineRule="auto"/>
              <w:rPr>
                <w:rFonts w:eastAsia="Times New Roman" w:cs="Times New Roman"/>
                <w:color w:val="000000"/>
              </w:rPr>
            </w:pPr>
          </w:p>
        </w:tc>
        <w:tc>
          <w:tcPr>
            <w:tcW w:w="960" w:type="dxa"/>
            <w:tcBorders>
              <w:top w:val="nil"/>
              <w:left w:val="nil"/>
              <w:bottom w:val="nil"/>
              <w:right w:val="nil"/>
            </w:tcBorders>
            <w:noWrap/>
            <w:vAlign w:val="bottom"/>
            <w:hideMark/>
          </w:tcPr>
          <w:p w14:paraId="0BE26046" w14:textId="77777777" w:rsidR="007E2A2D" w:rsidRPr="0084048C" w:rsidRDefault="007E2A2D"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hideMark/>
          </w:tcPr>
          <w:p w14:paraId="06940FC9"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792E47E4"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7F88E6AB" w14:textId="77777777" w:rsidR="007E2A2D" w:rsidRPr="0084048C" w:rsidRDefault="007E2A2D" w:rsidP="00F969A4">
            <w:pPr>
              <w:spacing w:after="0" w:line="240" w:lineRule="auto"/>
              <w:rPr>
                <w:rFonts w:eastAsia="Times New Roman" w:cs="Times New Roman"/>
              </w:rPr>
            </w:pPr>
          </w:p>
        </w:tc>
      </w:tr>
      <w:tr w:rsidR="0064217F" w:rsidRPr="0084048C" w14:paraId="09B3BE73" w14:textId="77777777" w:rsidTr="00F969A4">
        <w:trPr>
          <w:trHeight w:val="290"/>
        </w:trPr>
        <w:tc>
          <w:tcPr>
            <w:tcW w:w="1689" w:type="dxa"/>
            <w:tcBorders>
              <w:top w:val="nil"/>
              <w:left w:val="nil"/>
              <w:bottom w:val="nil"/>
              <w:right w:val="nil"/>
            </w:tcBorders>
            <w:noWrap/>
            <w:vAlign w:val="bottom"/>
            <w:hideMark/>
          </w:tcPr>
          <w:p w14:paraId="7F9C9562" w14:textId="77777777" w:rsidR="0064217F" w:rsidRPr="0084048C" w:rsidRDefault="0064217F" w:rsidP="00F969A4">
            <w:pPr>
              <w:spacing w:after="0" w:line="240" w:lineRule="auto"/>
              <w:rPr>
                <w:rFonts w:eastAsia="Times New Roman" w:cs="Times New Roman"/>
                <w:color w:val="000000"/>
              </w:rPr>
            </w:pPr>
            <w:r w:rsidRPr="0084048C">
              <w:rPr>
                <w:rFonts w:eastAsia="Times New Roman" w:cs="Times New Roman"/>
                <w:color w:val="000000"/>
              </w:rPr>
              <w:t>%</w:t>
            </w:r>
            <w:r w:rsidR="00D56631" w:rsidRPr="0084048C">
              <w:rPr>
                <w:rFonts w:eastAsia="Times New Roman" w:cs="Times New Roman"/>
                <w:color w:val="000000"/>
              </w:rPr>
              <w:t xml:space="preserve"> </w:t>
            </w:r>
            <w:r w:rsidRPr="0084048C">
              <w:rPr>
                <w:rFonts w:eastAsia="Times New Roman" w:cs="Times New Roman"/>
                <w:color w:val="000000"/>
              </w:rPr>
              <w:t>C18</w:t>
            </w:r>
            <w:r w:rsidR="00D56631" w:rsidRPr="0084048C">
              <w:rPr>
                <w:rFonts w:eastAsia="Times New Roman" w:cs="Times New Roman"/>
                <w:color w:val="000000"/>
              </w:rPr>
              <w:t>:</w:t>
            </w:r>
            <w:r w:rsidRPr="0084048C">
              <w:rPr>
                <w:rFonts w:eastAsia="Times New Roman" w:cs="Times New Roman"/>
                <w:color w:val="000000"/>
              </w:rPr>
              <w:t>3n6</w:t>
            </w:r>
          </w:p>
        </w:tc>
        <w:tc>
          <w:tcPr>
            <w:tcW w:w="2811" w:type="dxa"/>
            <w:gridSpan w:val="2"/>
            <w:tcBorders>
              <w:top w:val="nil"/>
              <w:left w:val="nil"/>
              <w:bottom w:val="nil"/>
              <w:right w:val="nil"/>
            </w:tcBorders>
            <w:noWrap/>
            <w:vAlign w:val="bottom"/>
            <w:hideMark/>
          </w:tcPr>
          <w:p w14:paraId="351BC3D8" w14:textId="77777777" w:rsidR="0064217F" w:rsidRPr="0084048C" w:rsidRDefault="0064217F" w:rsidP="00F969A4">
            <w:pPr>
              <w:spacing w:after="0" w:line="240" w:lineRule="auto"/>
              <w:rPr>
                <w:rFonts w:eastAsia="Times New Roman" w:cs="Times New Roman"/>
                <w:color w:val="000000"/>
              </w:rPr>
            </w:pPr>
            <w:r w:rsidRPr="0084048C">
              <w:rPr>
                <w:rFonts w:eastAsia="Times New Roman" w:cs="Times New Roman"/>
                <w:color w:val="000000"/>
              </w:rPr>
              <w:t xml:space="preserve">dihomo gamma linoleic acid </w:t>
            </w:r>
          </w:p>
        </w:tc>
        <w:tc>
          <w:tcPr>
            <w:tcW w:w="2070" w:type="dxa"/>
            <w:gridSpan w:val="5"/>
            <w:tcBorders>
              <w:top w:val="nil"/>
              <w:left w:val="nil"/>
              <w:bottom w:val="nil"/>
              <w:right w:val="nil"/>
            </w:tcBorders>
            <w:noWrap/>
            <w:vAlign w:val="bottom"/>
            <w:hideMark/>
          </w:tcPr>
          <w:p w14:paraId="0534F709"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0.43%</w:t>
            </w:r>
            <w:r w:rsidR="00D56631" w:rsidRPr="0084048C">
              <w:rPr>
                <w:rFonts w:eastAsia="Times New Roman" w:cs="Times New Roman"/>
                <w:color w:val="000000"/>
              </w:rPr>
              <w:t xml:space="preserve"> +/-  </w:t>
            </w:r>
            <w:r w:rsidRPr="0084048C">
              <w:rPr>
                <w:rFonts w:eastAsia="Times New Roman" w:cs="Times New Roman"/>
                <w:color w:val="000000"/>
              </w:rPr>
              <w:t>0.14%</w:t>
            </w:r>
          </w:p>
        </w:tc>
        <w:tc>
          <w:tcPr>
            <w:tcW w:w="1890" w:type="dxa"/>
            <w:gridSpan w:val="4"/>
            <w:tcBorders>
              <w:top w:val="nil"/>
              <w:left w:val="nil"/>
              <w:bottom w:val="nil"/>
              <w:right w:val="nil"/>
            </w:tcBorders>
            <w:noWrap/>
            <w:vAlign w:val="bottom"/>
            <w:hideMark/>
          </w:tcPr>
          <w:p w14:paraId="5BF5C545"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0.27%</w:t>
            </w:r>
            <w:r w:rsidR="00D56631" w:rsidRPr="0084048C">
              <w:rPr>
                <w:rFonts w:eastAsia="Times New Roman" w:cs="Times New Roman"/>
                <w:color w:val="000000"/>
              </w:rPr>
              <w:t xml:space="preserve"> +/-  </w:t>
            </w:r>
            <w:r w:rsidRPr="0084048C">
              <w:rPr>
                <w:rFonts w:eastAsia="Times New Roman" w:cs="Times New Roman"/>
                <w:color w:val="000000"/>
              </w:rPr>
              <w:t>0.10%</w:t>
            </w:r>
          </w:p>
        </w:tc>
        <w:tc>
          <w:tcPr>
            <w:tcW w:w="601" w:type="dxa"/>
            <w:tcBorders>
              <w:top w:val="nil"/>
              <w:left w:val="nil"/>
              <w:bottom w:val="nil"/>
              <w:right w:val="nil"/>
            </w:tcBorders>
            <w:noWrap/>
            <w:vAlign w:val="bottom"/>
            <w:hideMark/>
          </w:tcPr>
          <w:p w14:paraId="7E9DE053"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0.06</w:t>
            </w:r>
          </w:p>
        </w:tc>
      </w:tr>
      <w:tr w:rsidR="0064217F" w:rsidRPr="0084048C" w14:paraId="00DD360F" w14:textId="77777777" w:rsidTr="00F969A4">
        <w:trPr>
          <w:trHeight w:val="290"/>
        </w:trPr>
        <w:tc>
          <w:tcPr>
            <w:tcW w:w="1689" w:type="dxa"/>
            <w:tcBorders>
              <w:top w:val="nil"/>
              <w:left w:val="nil"/>
              <w:bottom w:val="nil"/>
              <w:right w:val="nil"/>
            </w:tcBorders>
            <w:noWrap/>
            <w:vAlign w:val="bottom"/>
            <w:hideMark/>
          </w:tcPr>
          <w:p w14:paraId="4F9E03A4" w14:textId="77777777" w:rsidR="0064217F" w:rsidRPr="0084048C" w:rsidRDefault="0064217F" w:rsidP="00F969A4">
            <w:pPr>
              <w:spacing w:after="0" w:line="240" w:lineRule="auto"/>
              <w:rPr>
                <w:rFonts w:eastAsia="Times New Roman" w:cs="Times New Roman"/>
                <w:color w:val="000000"/>
              </w:rPr>
            </w:pPr>
            <w:r w:rsidRPr="0084048C">
              <w:rPr>
                <w:rFonts w:eastAsia="Times New Roman" w:cs="Times New Roman"/>
                <w:color w:val="000000"/>
              </w:rPr>
              <w:t>C183n6</w:t>
            </w:r>
          </w:p>
        </w:tc>
        <w:tc>
          <w:tcPr>
            <w:tcW w:w="2811" w:type="dxa"/>
            <w:gridSpan w:val="2"/>
            <w:tcBorders>
              <w:top w:val="nil"/>
              <w:left w:val="nil"/>
              <w:bottom w:val="nil"/>
              <w:right w:val="nil"/>
            </w:tcBorders>
            <w:noWrap/>
            <w:vAlign w:val="bottom"/>
            <w:hideMark/>
          </w:tcPr>
          <w:p w14:paraId="7BFE7774" w14:textId="77777777" w:rsidR="0064217F" w:rsidRPr="0084048C" w:rsidRDefault="0064217F" w:rsidP="00F969A4">
            <w:pPr>
              <w:spacing w:after="0" w:line="240" w:lineRule="auto"/>
              <w:rPr>
                <w:rFonts w:eastAsia="Times New Roman" w:cs="Times New Roman"/>
                <w:color w:val="000000"/>
              </w:rPr>
            </w:pPr>
            <w:r w:rsidRPr="0084048C">
              <w:rPr>
                <w:rFonts w:eastAsia="Times New Roman" w:cs="Times New Roman"/>
                <w:color w:val="000000"/>
              </w:rPr>
              <w:t xml:space="preserve">dihomo gamma linoleic acid </w:t>
            </w:r>
          </w:p>
        </w:tc>
        <w:tc>
          <w:tcPr>
            <w:tcW w:w="2070" w:type="dxa"/>
            <w:gridSpan w:val="5"/>
            <w:tcBorders>
              <w:top w:val="nil"/>
              <w:left w:val="nil"/>
              <w:bottom w:val="nil"/>
              <w:right w:val="nil"/>
            </w:tcBorders>
            <w:noWrap/>
            <w:vAlign w:val="bottom"/>
            <w:hideMark/>
          </w:tcPr>
          <w:p w14:paraId="6C3984EA" w14:textId="77777777" w:rsidR="0064217F" w:rsidRPr="0084048C" w:rsidRDefault="00C2045C" w:rsidP="00F969A4">
            <w:pPr>
              <w:spacing w:after="0" w:line="240" w:lineRule="auto"/>
              <w:jc w:val="center"/>
              <w:rPr>
                <w:rFonts w:eastAsia="Times New Roman" w:cs="Times New Roman"/>
                <w:color w:val="000000"/>
              </w:rPr>
            </w:pPr>
            <w:r w:rsidRPr="0084048C">
              <w:rPr>
                <w:rFonts w:eastAsia="Times New Roman" w:cs="Times New Roman"/>
                <w:color w:val="000000"/>
              </w:rPr>
              <w:t xml:space="preserve">  </w:t>
            </w:r>
            <w:r w:rsidR="0064217F" w:rsidRPr="0084048C">
              <w:rPr>
                <w:rFonts w:eastAsia="Times New Roman" w:cs="Times New Roman"/>
                <w:color w:val="000000"/>
              </w:rPr>
              <w:t>65.21%</w:t>
            </w:r>
            <w:r w:rsidR="00D56631" w:rsidRPr="0084048C">
              <w:rPr>
                <w:rFonts w:eastAsia="Times New Roman" w:cs="Times New Roman"/>
                <w:color w:val="000000"/>
              </w:rPr>
              <w:t xml:space="preserve"> +/- </w:t>
            </w:r>
            <w:r w:rsidR="0064217F" w:rsidRPr="0084048C">
              <w:rPr>
                <w:rFonts w:eastAsia="Times New Roman" w:cs="Times New Roman"/>
                <w:color w:val="000000"/>
              </w:rPr>
              <w:t>45.68%</w:t>
            </w:r>
          </w:p>
        </w:tc>
        <w:tc>
          <w:tcPr>
            <w:tcW w:w="1890" w:type="dxa"/>
            <w:gridSpan w:val="4"/>
            <w:tcBorders>
              <w:top w:val="nil"/>
              <w:left w:val="nil"/>
              <w:bottom w:val="nil"/>
              <w:right w:val="nil"/>
            </w:tcBorders>
            <w:noWrap/>
            <w:vAlign w:val="bottom"/>
            <w:hideMark/>
          </w:tcPr>
          <w:p w14:paraId="75ACF4DF"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30.11%</w:t>
            </w:r>
            <w:r w:rsidR="00D56631" w:rsidRPr="0084048C">
              <w:rPr>
                <w:rFonts w:eastAsia="Times New Roman" w:cs="Times New Roman"/>
                <w:color w:val="000000"/>
              </w:rPr>
              <w:t xml:space="preserve"> +/- </w:t>
            </w:r>
            <w:r w:rsidRPr="0084048C">
              <w:rPr>
                <w:rFonts w:eastAsia="Times New Roman" w:cs="Times New Roman"/>
                <w:color w:val="000000"/>
              </w:rPr>
              <w:t>8.86%</w:t>
            </w:r>
          </w:p>
        </w:tc>
        <w:tc>
          <w:tcPr>
            <w:tcW w:w="601" w:type="dxa"/>
            <w:tcBorders>
              <w:top w:val="nil"/>
              <w:left w:val="nil"/>
              <w:bottom w:val="nil"/>
              <w:right w:val="nil"/>
            </w:tcBorders>
            <w:noWrap/>
            <w:vAlign w:val="bottom"/>
            <w:hideMark/>
          </w:tcPr>
          <w:p w14:paraId="073B1690"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0.06</w:t>
            </w:r>
          </w:p>
        </w:tc>
      </w:tr>
      <w:tr w:rsidR="0064217F" w:rsidRPr="0084048C" w14:paraId="33F1C887" w14:textId="77777777" w:rsidTr="00F969A4">
        <w:trPr>
          <w:trHeight w:val="290"/>
        </w:trPr>
        <w:tc>
          <w:tcPr>
            <w:tcW w:w="1689" w:type="dxa"/>
            <w:tcBorders>
              <w:top w:val="nil"/>
              <w:left w:val="nil"/>
              <w:bottom w:val="nil"/>
              <w:right w:val="nil"/>
            </w:tcBorders>
            <w:noWrap/>
            <w:vAlign w:val="bottom"/>
            <w:hideMark/>
          </w:tcPr>
          <w:p w14:paraId="416F8337" w14:textId="77777777" w:rsidR="0064217F" w:rsidRPr="0084048C" w:rsidRDefault="00D56631" w:rsidP="00F969A4">
            <w:pPr>
              <w:spacing w:after="0" w:line="240" w:lineRule="auto"/>
              <w:rPr>
                <w:rFonts w:eastAsia="Times New Roman" w:cs="Times New Roman"/>
                <w:color w:val="000000"/>
              </w:rPr>
            </w:pPr>
            <w:r w:rsidRPr="0084048C">
              <w:rPr>
                <w:rFonts w:eastAsia="Times New Roman" w:cs="Times New Roman"/>
                <w:color w:val="000000"/>
              </w:rPr>
              <w:t>%</w:t>
            </w:r>
            <w:r w:rsidR="0064217F" w:rsidRPr="0084048C">
              <w:rPr>
                <w:rFonts w:eastAsia="Times New Roman" w:cs="Times New Roman"/>
                <w:color w:val="000000"/>
              </w:rPr>
              <w:t>C20</w:t>
            </w:r>
            <w:r w:rsidRPr="0084048C">
              <w:rPr>
                <w:rFonts w:eastAsia="Times New Roman" w:cs="Times New Roman"/>
                <w:color w:val="000000"/>
              </w:rPr>
              <w:t>:</w:t>
            </w:r>
            <w:r w:rsidR="0064217F" w:rsidRPr="0084048C">
              <w:rPr>
                <w:rFonts w:eastAsia="Times New Roman" w:cs="Times New Roman"/>
                <w:color w:val="000000"/>
              </w:rPr>
              <w:t>4n6</w:t>
            </w:r>
          </w:p>
        </w:tc>
        <w:tc>
          <w:tcPr>
            <w:tcW w:w="2811" w:type="dxa"/>
            <w:gridSpan w:val="2"/>
            <w:tcBorders>
              <w:top w:val="nil"/>
              <w:left w:val="nil"/>
              <w:bottom w:val="nil"/>
              <w:right w:val="nil"/>
            </w:tcBorders>
            <w:noWrap/>
            <w:vAlign w:val="bottom"/>
            <w:hideMark/>
          </w:tcPr>
          <w:p w14:paraId="6E099D6F" w14:textId="77777777" w:rsidR="0064217F" w:rsidRPr="0084048C" w:rsidRDefault="0064217F" w:rsidP="00F969A4">
            <w:pPr>
              <w:spacing w:after="0" w:line="240" w:lineRule="auto"/>
              <w:rPr>
                <w:rFonts w:eastAsia="Times New Roman" w:cs="Times New Roman"/>
                <w:color w:val="000000"/>
              </w:rPr>
            </w:pPr>
            <w:r w:rsidRPr="0084048C">
              <w:rPr>
                <w:rFonts w:eastAsia="Times New Roman" w:cs="Times New Roman"/>
                <w:color w:val="000000"/>
              </w:rPr>
              <w:t xml:space="preserve">Arachidonic acid </w:t>
            </w:r>
          </w:p>
        </w:tc>
        <w:tc>
          <w:tcPr>
            <w:tcW w:w="2070" w:type="dxa"/>
            <w:gridSpan w:val="5"/>
            <w:tcBorders>
              <w:top w:val="nil"/>
              <w:left w:val="nil"/>
              <w:bottom w:val="nil"/>
              <w:right w:val="nil"/>
            </w:tcBorders>
            <w:noWrap/>
            <w:vAlign w:val="bottom"/>
            <w:hideMark/>
          </w:tcPr>
          <w:p w14:paraId="01E9A96F"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1.82%</w:t>
            </w:r>
            <w:r w:rsidR="00D56631" w:rsidRPr="0084048C">
              <w:rPr>
                <w:rFonts w:eastAsia="Times New Roman" w:cs="Times New Roman"/>
                <w:color w:val="000000"/>
              </w:rPr>
              <w:t xml:space="preserve"> +/- </w:t>
            </w:r>
            <w:r w:rsidRPr="0084048C">
              <w:rPr>
                <w:rFonts w:eastAsia="Times New Roman" w:cs="Times New Roman"/>
                <w:color w:val="000000"/>
              </w:rPr>
              <w:t>1.15%</w:t>
            </w:r>
          </w:p>
        </w:tc>
        <w:tc>
          <w:tcPr>
            <w:tcW w:w="1890" w:type="dxa"/>
            <w:gridSpan w:val="4"/>
            <w:tcBorders>
              <w:top w:val="nil"/>
              <w:left w:val="nil"/>
              <w:bottom w:val="nil"/>
              <w:right w:val="nil"/>
            </w:tcBorders>
            <w:noWrap/>
            <w:vAlign w:val="bottom"/>
            <w:hideMark/>
          </w:tcPr>
          <w:p w14:paraId="7C15AF68"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0.94%</w:t>
            </w:r>
            <w:r w:rsidR="00D56631" w:rsidRPr="0084048C">
              <w:rPr>
                <w:rFonts w:eastAsia="Times New Roman" w:cs="Times New Roman"/>
                <w:color w:val="000000"/>
              </w:rPr>
              <w:t xml:space="preserve"> +/- </w:t>
            </w:r>
            <w:r w:rsidRPr="0084048C">
              <w:rPr>
                <w:rFonts w:eastAsia="Times New Roman" w:cs="Times New Roman"/>
                <w:color w:val="000000"/>
              </w:rPr>
              <w:t>0.32%</w:t>
            </w:r>
          </w:p>
        </w:tc>
        <w:tc>
          <w:tcPr>
            <w:tcW w:w="601" w:type="dxa"/>
            <w:tcBorders>
              <w:top w:val="nil"/>
              <w:left w:val="nil"/>
              <w:bottom w:val="nil"/>
              <w:right w:val="nil"/>
            </w:tcBorders>
            <w:noWrap/>
            <w:vAlign w:val="bottom"/>
            <w:hideMark/>
          </w:tcPr>
          <w:p w14:paraId="66F72FCD"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0.10</w:t>
            </w:r>
          </w:p>
        </w:tc>
      </w:tr>
      <w:tr w:rsidR="00B936C2" w:rsidRPr="0084048C" w14:paraId="42F63071" w14:textId="77777777" w:rsidTr="00F969A4">
        <w:trPr>
          <w:trHeight w:val="290"/>
        </w:trPr>
        <w:tc>
          <w:tcPr>
            <w:tcW w:w="1689" w:type="dxa"/>
            <w:tcBorders>
              <w:top w:val="nil"/>
              <w:left w:val="nil"/>
              <w:bottom w:val="nil"/>
              <w:right w:val="nil"/>
            </w:tcBorders>
            <w:noWrap/>
            <w:vAlign w:val="bottom"/>
          </w:tcPr>
          <w:p w14:paraId="5DA6C2F3" w14:textId="77777777" w:rsidR="00C2045C" w:rsidRPr="0084048C" w:rsidRDefault="00C2045C" w:rsidP="00F969A4">
            <w:pPr>
              <w:spacing w:after="0" w:line="240" w:lineRule="auto"/>
              <w:rPr>
                <w:rFonts w:eastAsia="Times New Roman" w:cs="Times New Roman"/>
                <w:b/>
                <w:u w:val="single"/>
              </w:rPr>
            </w:pPr>
          </w:p>
          <w:p w14:paraId="6191D14C" w14:textId="77777777" w:rsidR="00B936C2" w:rsidRPr="0084048C" w:rsidRDefault="00B936C2" w:rsidP="00F969A4">
            <w:pPr>
              <w:spacing w:after="0" w:line="240" w:lineRule="auto"/>
              <w:rPr>
                <w:rFonts w:eastAsia="Times New Roman" w:cs="Times New Roman"/>
                <w:b/>
                <w:u w:val="single"/>
              </w:rPr>
            </w:pPr>
            <w:r w:rsidRPr="0084048C">
              <w:rPr>
                <w:rFonts w:eastAsia="Times New Roman" w:cs="Times New Roman"/>
                <w:b/>
                <w:u w:val="single"/>
              </w:rPr>
              <w:t>Oxylipins</w:t>
            </w:r>
          </w:p>
        </w:tc>
        <w:tc>
          <w:tcPr>
            <w:tcW w:w="2535" w:type="dxa"/>
            <w:tcBorders>
              <w:top w:val="nil"/>
              <w:left w:val="nil"/>
              <w:bottom w:val="nil"/>
              <w:right w:val="nil"/>
            </w:tcBorders>
            <w:noWrap/>
            <w:vAlign w:val="bottom"/>
          </w:tcPr>
          <w:p w14:paraId="32173577" w14:textId="77777777" w:rsidR="00B936C2" w:rsidRPr="0084048C" w:rsidRDefault="00B936C2" w:rsidP="00F969A4">
            <w:pPr>
              <w:spacing w:after="0" w:line="240" w:lineRule="auto"/>
              <w:rPr>
                <w:rFonts w:eastAsia="Times New Roman" w:cs="Times New Roman"/>
              </w:rPr>
            </w:pPr>
          </w:p>
        </w:tc>
        <w:tc>
          <w:tcPr>
            <w:tcW w:w="960" w:type="dxa"/>
            <w:gridSpan w:val="4"/>
            <w:tcBorders>
              <w:top w:val="nil"/>
              <w:left w:val="nil"/>
              <w:bottom w:val="nil"/>
              <w:right w:val="nil"/>
            </w:tcBorders>
            <w:noWrap/>
            <w:vAlign w:val="bottom"/>
          </w:tcPr>
          <w:p w14:paraId="3F6ADC70" w14:textId="77777777" w:rsidR="00B936C2" w:rsidRPr="0084048C" w:rsidRDefault="00B936C2" w:rsidP="00F969A4">
            <w:pPr>
              <w:spacing w:after="0" w:line="240" w:lineRule="auto"/>
              <w:rPr>
                <w:rFonts w:eastAsia="Times New Roman" w:cs="Times New Roman"/>
              </w:rPr>
            </w:pPr>
          </w:p>
        </w:tc>
        <w:tc>
          <w:tcPr>
            <w:tcW w:w="960" w:type="dxa"/>
            <w:tcBorders>
              <w:top w:val="nil"/>
              <w:left w:val="nil"/>
              <w:bottom w:val="nil"/>
              <w:right w:val="nil"/>
            </w:tcBorders>
            <w:noWrap/>
            <w:vAlign w:val="bottom"/>
          </w:tcPr>
          <w:p w14:paraId="01979619" w14:textId="77777777" w:rsidR="00B936C2" w:rsidRPr="0084048C" w:rsidRDefault="00B936C2"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tcPr>
          <w:p w14:paraId="2F65F5A7" w14:textId="77777777" w:rsidR="00B936C2" w:rsidRPr="0084048C" w:rsidRDefault="00B936C2"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tcPr>
          <w:p w14:paraId="758DE6D3" w14:textId="77777777" w:rsidR="00B936C2" w:rsidRPr="0084048C" w:rsidRDefault="00B936C2"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tcPr>
          <w:p w14:paraId="5FDD2C37" w14:textId="77777777" w:rsidR="00B936C2" w:rsidRPr="0084048C" w:rsidRDefault="00B936C2" w:rsidP="00F969A4">
            <w:pPr>
              <w:spacing w:after="0" w:line="240" w:lineRule="auto"/>
              <w:rPr>
                <w:rFonts w:eastAsia="Times New Roman" w:cs="Times New Roman"/>
              </w:rPr>
            </w:pPr>
          </w:p>
        </w:tc>
      </w:tr>
      <w:tr w:rsidR="007E2A2D" w:rsidRPr="0084048C" w14:paraId="37CF4F69" w14:textId="77777777" w:rsidTr="00F969A4">
        <w:trPr>
          <w:trHeight w:val="290"/>
        </w:trPr>
        <w:tc>
          <w:tcPr>
            <w:tcW w:w="4224" w:type="dxa"/>
            <w:gridSpan w:val="2"/>
            <w:tcBorders>
              <w:top w:val="nil"/>
              <w:left w:val="nil"/>
              <w:bottom w:val="nil"/>
              <w:right w:val="nil"/>
            </w:tcBorders>
            <w:noWrap/>
            <w:vAlign w:val="bottom"/>
            <w:hideMark/>
          </w:tcPr>
          <w:p w14:paraId="79AD3F8E" w14:textId="77777777" w:rsidR="007E2A2D" w:rsidRPr="0084048C" w:rsidRDefault="00A65228"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Mid </w:t>
            </w:r>
            <w:r w:rsidR="007E2A2D" w:rsidRPr="0084048C">
              <w:rPr>
                <w:rFonts w:eastAsia="Times New Roman" w:cs="Times New Roman"/>
                <w:b/>
                <w:color w:val="000000"/>
                <w:u w:val="single"/>
              </w:rPr>
              <w:t xml:space="preserve">chain alcohol </w:t>
            </w:r>
            <w:r w:rsidR="00C11206" w:rsidRPr="0084048C">
              <w:rPr>
                <w:rFonts w:eastAsia="Times New Roman" w:cs="Times New Roman"/>
                <w:b/>
                <w:color w:val="000000"/>
              </w:rPr>
              <w:t xml:space="preserve">     </w:t>
            </w:r>
            <w:r w:rsidR="00B936C2" w:rsidRPr="0084048C">
              <w:rPr>
                <w:rFonts w:eastAsia="Times New Roman" w:cs="Times New Roman"/>
                <w:color w:val="000000"/>
              </w:rPr>
              <w:t>Parent fatty acid</w:t>
            </w:r>
            <w:r w:rsidR="00B936C2" w:rsidRPr="0084048C">
              <w:rPr>
                <w:rFonts w:eastAsia="Times New Roman" w:cs="Times New Roman"/>
                <w:b/>
                <w:color w:val="000000"/>
                <w:u w:val="single"/>
              </w:rPr>
              <w:t xml:space="preserve"> </w:t>
            </w:r>
          </w:p>
        </w:tc>
        <w:tc>
          <w:tcPr>
            <w:tcW w:w="960" w:type="dxa"/>
            <w:gridSpan w:val="4"/>
            <w:tcBorders>
              <w:top w:val="nil"/>
              <w:left w:val="nil"/>
              <w:bottom w:val="nil"/>
              <w:right w:val="nil"/>
            </w:tcBorders>
            <w:noWrap/>
            <w:vAlign w:val="bottom"/>
            <w:hideMark/>
          </w:tcPr>
          <w:p w14:paraId="066C28FE" w14:textId="77777777" w:rsidR="007E2A2D" w:rsidRPr="0084048C" w:rsidRDefault="007E2A2D" w:rsidP="00F969A4">
            <w:pPr>
              <w:spacing w:after="0" w:line="240" w:lineRule="auto"/>
              <w:rPr>
                <w:rFonts w:eastAsia="Times New Roman" w:cs="Times New Roman"/>
                <w:color w:val="000000"/>
              </w:rPr>
            </w:pPr>
          </w:p>
        </w:tc>
        <w:tc>
          <w:tcPr>
            <w:tcW w:w="960" w:type="dxa"/>
            <w:tcBorders>
              <w:top w:val="nil"/>
              <w:left w:val="nil"/>
              <w:bottom w:val="nil"/>
              <w:right w:val="nil"/>
            </w:tcBorders>
            <w:noWrap/>
            <w:vAlign w:val="bottom"/>
            <w:hideMark/>
          </w:tcPr>
          <w:p w14:paraId="7E6D5C3B" w14:textId="77777777" w:rsidR="007E2A2D" w:rsidRPr="0084048C" w:rsidRDefault="007E2A2D"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hideMark/>
          </w:tcPr>
          <w:p w14:paraId="447839F8"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5354C6B8"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765862B2" w14:textId="77777777" w:rsidR="007E2A2D" w:rsidRPr="0084048C" w:rsidRDefault="007E2A2D" w:rsidP="00F969A4">
            <w:pPr>
              <w:spacing w:after="0" w:line="240" w:lineRule="auto"/>
              <w:rPr>
                <w:rFonts w:eastAsia="Times New Roman" w:cs="Times New Roman"/>
              </w:rPr>
            </w:pPr>
          </w:p>
        </w:tc>
      </w:tr>
      <w:tr w:rsidR="0064217F" w:rsidRPr="0084048C" w14:paraId="0D5D1B1B" w14:textId="77777777" w:rsidTr="00F969A4">
        <w:trPr>
          <w:trHeight w:val="290"/>
        </w:trPr>
        <w:tc>
          <w:tcPr>
            <w:tcW w:w="4680" w:type="dxa"/>
            <w:gridSpan w:val="4"/>
            <w:tcBorders>
              <w:top w:val="nil"/>
              <w:left w:val="nil"/>
              <w:bottom w:val="nil"/>
              <w:right w:val="nil"/>
            </w:tcBorders>
            <w:noWrap/>
            <w:vAlign w:val="bottom"/>
            <w:hideMark/>
          </w:tcPr>
          <w:p w14:paraId="272635A7"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9-HOTE</w:t>
            </w:r>
            <w:r w:rsidR="009425EE" w:rsidRPr="0084048C">
              <w:rPr>
                <w:rFonts w:eastAsia="Times New Roman" w:cs="Times New Roman"/>
                <w:color w:val="000000"/>
              </w:rPr>
              <w:t xml:space="preserve"> </w:t>
            </w:r>
            <w:r w:rsidR="009425EE" w:rsidRPr="0084048C">
              <w:rPr>
                <w:rFonts w:eastAsia="Times New Roman" w:cs="Times New Roman"/>
                <w:b/>
                <w:color w:val="000000"/>
              </w:rPr>
              <w:t>#</w:t>
            </w:r>
            <w:r w:rsidR="001335DB" w:rsidRPr="0084048C">
              <w:rPr>
                <w:rFonts w:eastAsia="Times New Roman" w:cs="Times New Roman"/>
                <w:b/>
                <w:color w:val="000000"/>
              </w:rPr>
              <w:t xml:space="preserve"> </w:t>
            </w:r>
            <w:r w:rsidR="001335DB" w:rsidRPr="0084048C">
              <w:rPr>
                <w:rFonts w:eastAsia="Times New Roman" w:cs="Times New Roman"/>
                <w:color w:val="000000"/>
              </w:rPr>
              <w:t xml:space="preserve">           </w:t>
            </w:r>
            <w:r w:rsidR="00793CB0" w:rsidRPr="0084048C">
              <w:rPr>
                <w:rFonts w:eastAsia="Times New Roman" w:cs="Times New Roman"/>
                <w:color w:val="000000"/>
              </w:rPr>
              <w:t xml:space="preserve"> </w:t>
            </w:r>
            <w:r w:rsidR="001335DB" w:rsidRPr="0084048C">
              <w:rPr>
                <w:rFonts w:eastAsia="Times New Roman" w:cs="Times New Roman"/>
                <w:color w:val="000000"/>
              </w:rPr>
              <w:t xml:space="preserve">Alpha linoleic acid </w:t>
            </w:r>
          </w:p>
        </w:tc>
        <w:tc>
          <w:tcPr>
            <w:tcW w:w="1464" w:type="dxa"/>
            <w:gridSpan w:val="3"/>
            <w:tcBorders>
              <w:top w:val="nil"/>
              <w:left w:val="nil"/>
              <w:bottom w:val="nil"/>
              <w:right w:val="nil"/>
            </w:tcBorders>
            <w:noWrap/>
            <w:vAlign w:val="bottom"/>
            <w:hideMark/>
          </w:tcPr>
          <w:p w14:paraId="7FE51E95"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0.40</w:t>
            </w:r>
            <w:r w:rsidR="00D56631" w:rsidRPr="0084048C">
              <w:rPr>
                <w:rFonts w:eastAsia="Times New Roman" w:cs="Times New Roman"/>
                <w:color w:val="000000"/>
              </w:rPr>
              <w:t xml:space="preserve"> +/-  </w:t>
            </w:r>
            <w:r w:rsidRPr="0084048C">
              <w:rPr>
                <w:rFonts w:eastAsia="Times New Roman" w:cs="Times New Roman"/>
                <w:color w:val="000000"/>
              </w:rPr>
              <w:t>0.41</w:t>
            </w:r>
          </w:p>
        </w:tc>
        <w:tc>
          <w:tcPr>
            <w:tcW w:w="1920" w:type="dxa"/>
            <w:gridSpan w:val="4"/>
            <w:tcBorders>
              <w:top w:val="nil"/>
              <w:left w:val="nil"/>
              <w:bottom w:val="nil"/>
              <w:right w:val="nil"/>
            </w:tcBorders>
            <w:noWrap/>
            <w:vAlign w:val="bottom"/>
            <w:hideMark/>
          </w:tcPr>
          <w:p w14:paraId="13D32EF2"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1.21</w:t>
            </w:r>
            <w:r w:rsidR="00D56631" w:rsidRPr="0084048C">
              <w:rPr>
                <w:rFonts w:eastAsia="Times New Roman" w:cs="Times New Roman"/>
                <w:color w:val="000000"/>
              </w:rPr>
              <w:t xml:space="preserve"> +/- </w:t>
            </w:r>
            <w:r w:rsidRPr="0084048C">
              <w:rPr>
                <w:rFonts w:eastAsia="Times New Roman" w:cs="Times New Roman"/>
                <w:color w:val="000000"/>
              </w:rPr>
              <w:t>0.75</w:t>
            </w:r>
          </w:p>
        </w:tc>
        <w:tc>
          <w:tcPr>
            <w:tcW w:w="997" w:type="dxa"/>
            <w:gridSpan w:val="2"/>
            <w:tcBorders>
              <w:top w:val="nil"/>
              <w:left w:val="nil"/>
              <w:bottom w:val="nil"/>
              <w:right w:val="nil"/>
            </w:tcBorders>
            <w:noWrap/>
            <w:vAlign w:val="bottom"/>
            <w:hideMark/>
          </w:tcPr>
          <w:p w14:paraId="27BCB449"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0.01</w:t>
            </w:r>
          </w:p>
        </w:tc>
      </w:tr>
      <w:tr w:rsidR="0064217F" w:rsidRPr="0084048C" w14:paraId="5A8A4538" w14:textId="77777777" w:rsidTr="00F969A4">
        <w:trPr>
          <w:trHeight w:val="290"/>
        </w:trPr>
        <w:tc>
          <w:tcPr>
            <w:tcW w:w="4770" w:type="dxa"/>
            <w:gridSpan w:val="5"/>
            <w:tcBorders>
              <w:top w:val="nil"/>
              <w:left w:val="nil"/>
              <w:bottom w:val="nil"/>
              <w:right w:val="nil"/>
            </w:tcBorders>
            <w:noWrap/>
            <w:vAlign w:val="bottom"/>
            <w:hideMark/>
          </w:tcPr>
          <w:p w14:paraId="47E59255"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9-HODE</w:t>
            </w:r>
            <w:r w:rsidR="009425EE" w:rsidRPr="0084048C">
              <w:rPr>
                <w:rFonts w:eastAsia="Times New Roman" w:cs="Times New Roman"/>
                <w:color w:val="000000"/>
              </w:rPr>
              <w:t xml:space="preserve"> </w:t>
            </w:r>
            <w:r w:rsidR="009425EE" w:rsidRPr="0084048C">
              <w:rPr>
                <w:rFonts w:eastAsia="Times New Roman" w:cs="Times New Roman"/>
                <w:b/>
                <w:color w:val="000000"/>
              </w:rPr>
              <w:t>#</w:t>
            </w:r>
            <w:r w:rsidR="001335DB" w:rsidRPr="0084048C">
              <w:rPr>
                <w:rFonts w:eastAsia="Times New Roman" w:cs="Times New Roman"/>
                <w:color w:val="000000"/>
              </w:rPr>
              <w:t xml:space="preserve">             Linoleic Acid </w:t>
            </w:r>
          </w:p>
        </w:tc>
        <w:tc>
          <w:tcPr>
            <w:tcW w:w="1374" w:type="dxa"/>
            <w:gridSpan w:val="2"/>
            <w:tcBorders>
              <w:top w:val="nil"/>
              <w:left w:val="nil"/>
              <w:bottom w:val="nil"/>
              <w:right w:val="nil"/>
            </w:tcBorders>
            <w:noWrap/>
            <w:vAlign w:val="bottom"/>
            <w:hideMark/>
          </w:tcPr>
          <w:p w14:paraId="4D2B9135"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6.44</w:t>
            </w:r>
            <w:r w:rsidR="00D56631" w:rsidRPr="0084048C">
              <w:rPr>
                <w:rFonts w:eastAsia="Times New Roman" w:cs="Times New Roman"/>
                <w:color w:val="000000"/>
              </w:rPr>
              <w:t xml:space="preserve"> +/- </w:t>
            </w:r>
            <w:r w:rsidRPr="0084048C">
              <w:rPr>
                <w:rFonts w:eastAsia="Times New Roman" w:cs="Times New Roman"/>
                <w:color w:val="000000"/>
              </w:rPr>
              <w:t>6.31</w:t>
            </w:r>
          </w:p>
        </w:tc>
        <w:tc>
          <w:tcPr>
            <w:tcW w:w="1920" w:type="dxa"/>
            <w:gridSpan w:val="4"/>
            <w:tcBorders>
              <w:top w:val="nil"/>
              <w:left w:val="nil"/>
              <w:bottom w:val="nil"/>
              <w:right w:val="nil"/>
            </w:tcBorders>
            <w:noWrap/>
            <w:vAlign w:val="bottom"/>
            <w:hideMark/>
          </w:tcPr>
          <w:p w14:paraId="1B6E7F4A"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19.59</w:t>
            </w:r>
            <w:r w:rsidR="00D56631" w:rsidRPr="0084048C">
              <w:rPr>
                <w:rFonts w:eastAsia="Times New Roman" w:cs="Times New Roman"/>
                <w:color w:val="000000"/>
              </w:rPr>
              <w:t xml:space="preserve"> +/- </w:t>
            </w:r>
            <w:r w:rsidRPr="0084048C">
              <w:rPr>
                <w:rFonts w:eastAsia="Times New Roman" w:cs="Times New Roman"/>
                <w:color w:val="000000"/>
              </w:rPr>
              <w:t>14.83</w:t>
            </w:r>
          </w:p>
        </w:tc>
        <w:tc>
          <w:tcPr>
            <w:tcW w:w="997" w:type="dxa"/>
            <w:gridSpan w:val="2"/>
            <w:tcBorders>
              <w:top w:val="nil"/>
              <w:left w:val="nil"/>
              <w:bottom w:val="nil"/>
              <w:right w:val="nil"/>
            </w:tcBorders>
            <w:noWrap/>
            <w:vAlign w:val="bottom"/>
            <w:hideMark/>
          </w:tcPr>
          <w:p w14:paraId="7915F5F9"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0.02</w:t>
            </w:r>
          </w:p>
        </w:tc>
      </w:tr>
      <w:tr w:rsidR="0064217F" w:rsidRPr="0084048C" w14:paraId="41911F5D" w14:textId="77777777" w:rsidTr="00F969A4">
        <w:trPr>
          <w:trHeight w:val="290"/>
        </w:trPr>
        <w:tc>
          <w:tcPr>
            <w:tcW w:w="4770" w:type="dxa"/>
            <w:gridSpan w:val="5"/>
            <w:tcBorders>
              <w:top w:val="nil"/>
              <w:left w:val="nil"/>
              <w:bottom w:val="nil"/>
              <w:right w:val="nil"/>
            </w:tcBorders>
            <w:noWrap/>
            <w:vAlign w:val="bottom"/>
            <w:hideMark/>
          </w:tcPr>
          <w:p w14:paraId="058E679D"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5-HEPE</w:t>
            </w:r>
            <w:r w:rsidR="001335DB" w:rsidRPr="0084048C">
              <w:rPr>
                <w:rFonts w:eastAsia="Times New Roman" w:cs="Times New Roman"/>
                <w:color w:val="000000"/>
              </w:rPr>
              <w:t xml:space="preserve">                Eicosapentaenoic acid </w:t>
            </w:r>
          </w:p>
        </w:tc>
        <w:tc>
          <w:tcPr>
            <w:tcW w:w="1374" w:type="dxa"/>
            <w:gridSpan w:val="2"/>
            <w:tcBorders>
              <w:top w:val="nil"/>
              <w:left w:val="nil"/>
              <w:bottom w:val="nil"/>
              <w:right w:val="nil"/>
            </w:tcBorders>
            <w:noWrap/>
            <w:vAlign w:val="bottom"/>
            <w:hideMark/>
          </w:tcPr>
          <w:p w14:paraId="4329A596"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2.51</w:t>
            </w:r>
            <w:r w:rsidR="00D56631" w:rsidRPr="0084048C">
              <w:rPr>
                <w:rFonts w:eastAsia="Times New Roman" w:cs="Times New Roman"/>
                <w:color w:val="000000"/>
              </w:rPr>
              <w:t xml:space="preserve"> +/- </w:t>
            </w:r>
            <w:r w:rsidRPr="0084048C">
              <w:rPr>
                <w:rFonts w:eastAsia="Times New Roman" w:cs="Times New Roman"/>
                <w:color w:val="000000"/>
              </w:rPr>
              <w:t>2.76</w:t>
            </w:r>
          </w:p>
        </w:tc>
        <w:tc>
          <w:tcPr>
            <w:tcW w:w="1920" w:type="dxa"/>
            <w:gridSpan w:val="4"/>
            <w:tcBorders>
              <w:top w:val="nil"/>
              <w:left w:val="nil"/>
              <w:bottom w:val="nil"/>
              <w:right w:val="nil"/>
            </w:tcBorders>
            <w:noWrap/>
            <w:vAlign w:val="bottom"/>
            <w:hideMark/>
          </w:tcPr>
          <w:p w14:paraId="2FC24422"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0.69</w:t>
            </w:r>
            <w:r w:rsidR="00D56631" w:rsidRPr="0084048C">
              <w:rPr>
                <w:rFonts w:eastAsia="Times New Roman" w:cs="Times New Roman"/>
                <w:color w:val="000000"/>
              </w:rPr>
              <w:t xml:space="preserve"> +/- </w:t>
            </w:r>
            <w:r w:rsidRPr="0084048C">
              <w:rPr>
                <w:rFonts w:eastAsia="Times New Roman" w:cs="Times New Roman"/>
                <w:color w:val="000000"/>
              </w:rPr>
              <w:t>0.54</w:t>
            </w:r>
          </w:p>
        </w:tc>
        <w:tc>
          <w:tcPr>
            <w:tcW w:w="997" w:type="dxa"/>
            <w:gridSpan w:val="2"/>
            <w:tcBorders>
              <w:top w:val="nil"/>
              <w:left w:val="nil"/>
              <w:bottom w:val="nil"/>
              <w:right w:val="nil"/>
            </w:tcBorders>
            <w:noWrap/>
            <w:vAlign w:val="bottom"/>
            <w:hideMark/>
          </w:tcPr>
          <w:p w14:paraId="4ABCA19F"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0.02</w:t>
            </w:r>
          </w:p>
        </w:tc>
      </w:tr>
      <w:tr w:rsidR="0064217F" w:rsidRPr="0084048C" w14:paraId="3D10B3A6" w14:textId="77777777" w:rsidTr="00F969A4">
        <w:trPr>
          <w:trHeight w:val="290"/>
        </w:trPr>
        <w:tc>
          <w:tcPr>
            <w:tcW w:w="4770" w:type="dxa"/>
            <w:gridSpan w:val="5"/>
            <w:tcBorders>
              <w:top w:val="nil"/>
              <w:left w:val="nil"/>
              <w:bottom w:val="nil"/>
              <w:right w:val="nil"/>
            </w:tcBorders>
            <w:noWrap/>
            <w:vAlign w:val="bottom"/>
            <w:hideMark/>
          </w:tcPr>
          <w:p w14:paraId="776CFB03"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5-HETE</w:t>
            </w:r>
            <w:r w:rsidR="001335DB" w:rsidRPr="0084048C">
              <w:rPr>
                <w:rFonts w:eastAsia="Times New Roman" w:cs="Times New Roman"/>
                <w:color w:val="000000"/>
              </w:rPr>
              <w:t xml:space="preserve">                Arachidonic acid </w:t>
            </w:r>
          </w:p>
        </w:tc>
        <w:tc>
          <w:tcPr>
            <w:tcW w:w="1374" w:type="dxa"/>
            <w:gridSpan w:val="2"/>
            <w:tcBorders>
              <w:top w:val="nil"/>
              <w:left w:val="nil"/>
              <w:bottom w:val="nil"/>
              <w:right w:val="nil"/>
            </w:tcBorders>
            <w:noWrap/>
            <w:vAlign w:val="bottom"/>
            <w:hideMark/>
          </w:tcPr>
          <w:p w14:paraId="2AE6A631"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3.76</w:t>
            </w:r>
            <w:r w:rsidR="00D56631" w:rsidRPr="0084048C">
              <w:rPr>
                <w:rFonts w:eastAsia="Times New Roman" w:cs="Times New Roman"/>
                <w:color w:val="000000"/>
              </w:rPr>
              <w:t xml:space="preserve"> +/- </w:t>
            </w:r>
            <w:r w:rsidRPr="0084048C">
              <w:rPr>
                <w:rFonts w:eastAsia="Times New Roman" w:cs="Times New Roman"/>
                <w:color w:val="000000"/>
              </w:rPr>
              <w:t>5.03</w:t>
            </w:r>
          </w:p>
        </w:tc>
        <w:tc>
          <w:tcPr>
            <w:tcW w:w="1920" w:type="dxa"/>
            <w:gridSpan w:val="4"/>
            <w:tcBorders>
              <w:top w:val="nil"/>
              <w:left w:val="nil"/>
              <w:bottom w:val="nil"/>
              <w:right w:val="nil"/>
            </w:tcBorders>
            <w:noWrap/>
            <w:vAlign w:val="bottom"/>
            <w:hideMark/>
          </w:tcPr>
          <w:p w14:paraId="6D826244"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0.95</w:t>
            </w:r>
            <w:r w:rsidR="00D56631" w:rsidRPr="0084048C">
              <w:rPr>
                <w:rFonts w:eastAsia="Times New Roman" w:cs="Times New Roman"/>
                <w:color w:val="000000"/>
              </w:rPr>
              <w:t xml:space="preserve"> +/- </w:t>
            </w:r>
            <w:r w:rsidRPr="0084048C">
              <w:rPr>
                <w:rFonts w:eastAsia="Times New Roman" w:cs="Times New Roman"/>
                <w:color w:val="000000"/>
              </w:rPr>
              <w:t>0.23</w:t>
            </w:r>
          </w:p>
        </w:tc>
        <w:tc>
          <w:tcPr>
            <w:tcW w:w="997" w:type="dxa"/>
            <w:gridSpan w:val="2"/>
            <w:tcBorders>
              <w:top w:val="nil"/>
              <w:left w:val="nil"/>
              <w:bottom w:val="nil"/>
              <w:right w:val="nil"/>
            </w:tcBorders>
            <w:noWrap/>
            <w:vAlign w:val="bottom"/>
            <w:hideMark/>
          </w:tcPr>
          <w:p w14:paraId="3E00BAF2"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0.08</w:t>
            </w:r>
          </w:p>
        </w:tc>
      </w:tr>
      <w:tr w:rsidR="0064217F" w:rsidRPr="0084048C" w14:paraId="51D3FDD1" w14:textId="77777777" w:rsidTr="00F969A4">
        <w:trPr>
          <w:trHeight w:val="290"/>
        </w:trPr>
        <w:tc>
          <w:tcPr>
            <w:tcW w:w="4770" w:type="dxa"/>
            <w:gridSpan w:val="5"/>
            <w:tcBorders>
              <w:top w:val="nil"/>
              <w:left w:val="nil"/>
              <w:bottom w:val="nil"/>
              <w:right w:val="nil"/>
            </w:tcBorders>
            <w:noWrap/>
            <w:vAlign w:val="bottom"/>
            <w:hideMark/>
          </w:tcPr>
          <w:p w14:paraId="44C8CA0F"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13-HOTE</w:t>
            </w:r>
            <w:r w:rsidR="001335DB" w:rsidRPr="0084048C">
              <w:rPr>
                <w:rFonts w:eastAsia="Times New Roman" w:cs="Times New Roman"/>
                <w:color w:val="000000"/>
              </w:rPr>
              <w:t xml:space="preserve">             Alpha linoleic acid </w:t>
            </w:r>
          </w:p>
        </w:tc>
        <w:tc>
          <w:tcPr>
            <w:tcW w:w="1374" w:type="dxa"/>
            <w:gridSpan w:val="2"/>
            <w:tcBorders>
              <w:top w:val="nil"/>
              <w:left w:val="nil"/>
              <w:bottom w:val="nil"/>
              <w:right w:val="nil"/>
            </w:tcBorders>
            <w:noWrap/>
            <w:vAlign w:val="bottom"/>
            <w:hideMark/>
          </w:tcPr>
          <w:p w14:paraId="65FC8AB9"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3.02</w:t>
            </w:r>
            <w:r w:rsidR="00D56631" w:rsidRPr="0084048C">
              <w:rPr>
                <w:rFonts w:eastAsia="Times New Roman" w:cs="Times New Roman"/>
                <w:color w:val="000000"/>
              </w:rPr>
              <w:t xml:space="preserve"> +/- </w:t>
            </w:r>
            <w:r w:rsidRPr="0084048C">
              <w:rPr>
                <w:rFonts w:eastAsia="Times New Roman" w:cs="Times New Roman"/>
                <w:color w:val="000000"/>
              </w:rPr>
              <w:t>2.06</w:t>
            </w:r>
          </w:p>
        </w:tc>
        <w:tc>
          <w:tcPr>
            <w:tcW w:w="1920" w:type="dxa"/>
            <w:gridSpan w:val="4"/>
            <w:tcBorders>
              <w:top w:val="nil"/>
              <w:left w:val="nil"/>
              <w:bottom w:val="nil"/>
              <w:right w:val="nil"/>
            </w:tcBorders>
            <w:noWrap/>
            <w:vAlign w:val="bottom"/>
            <w:hideMark/>
          </w:tcPr>
          <w:p w14:paraId="2462BCEA"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6.97</w:t>
            </w:r>
            <w:r w:rsidR="00D56631" w:rsidRPr="0084048C">
              <w:rPr>
                <w:rFonts w:eastAsia="Times New Roman" w:cs="Times New Roman"/>
                <w:color w:val="000000"/>
              </w:rPr>
              <w:t xml:space="preserve"> +/- </w:t>
            </w:r>
            <w:r w:rsidRPr="0084048C">
              <w:rPr>
                <w:rFonts w:eastAsia="Times New Roman" w:cs="Times New Roman"/>
                <w:color w:val="000000"/>
              </w:rPr>
              <w:t>2.53</w:t>
            </w:r>
          </w:p>
        </w:tc>
        <w:tc>
          <w:tcPr>
            <w:tcW w:w="997" w:type="dxa"/>
            <w:gridSpan w:val="2"/>
            <w:tcBorders>
              <w:top w:val="nil"/>
              <w:left w:val="nil"/>
              <w:bottom w:val="nil"/>
              <w:right w:val="nil"/>
            </w:tcBorders>
            <w:noWrap/>
            <w:vAlign w:val="bottom"/>
            <w:hideMark/>
          </w:tcPr>
          <w:p w14:paraId="7AF63173"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0.09</w:t>
            </w:r>
          </w:p>
        </w:tc>
      </w:tr>
      <w:tr w:rsidR="0064217F" w:rsidRPr="0084048C" w14:paraId="1497570F" w14:textId="77777777" w:rsidTr="00F969A4">
        <w:trPr>
          <w:trHeight w:val="290"/>
        </w:trPr>
        <w:tc>
          <w:tcPr>
            <w:tcW w:w="4770" w:type="dxa"/>
            <w:gridSpan w:val="5"/>
            <w:tcBorders>
              <w:top w:val="nil"/>
              <w:left w:val="nil"/>
              <w:bottom w:val="nil"/>
              <w:right w:val="nil"/>
            </w:tcBorders>
            <w:noWrap/>
            <w:vAlign w:val="bottom"/>
            <w:hideMark/>
          </w:tcPr>
          <w:p w14:paraId="4CBD0A46"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13-HODE</w:t>
            </w:r>
            <w:r w:rsidR="00793CB0" w:rsidRPr="0084048C">
              <w:rPr>
                <w:rFonts w:eastAsia="Times New Roman" w:cs="Times New Roman"/>
                <w:color w:val="000000"/>
              </w:rPr>
              <w:t xml:space="preserve">             </w:t>
            </w:r>
            <w:r w:rsidR="001335DB" w:rsidRPr="0084048C">
              <w:rPr>
                <w:rFonts w:eastAsia="Times New Roman" w:cs="Times New Roman"/>
                <w:color w:val="000000"/>
              </w:rPr>
              <w:t xml:space="preserve">Linoleic acid </w:t>
            </w:r>
          </w:p>
        </w:tc>
        <w:tc>
          <w:tcPr>
            <w:tcW w:w="1374" w:type="dxa"/>
            <w:gridSpan w:val="2"/>
            <w:tcBorders>
              <w:top w:val="nil"/>
              <w:left w:val="nil"/>
              <w:bottom w:val="nil"/>
              <w:right w:val="nil"/>
            </w:tcBorders>
            <w:noWrap/>
            <w:vAlign w:val="bottom"/>
            <w:hideMark/>
          </w:tcPr>
          <w:p w14:paraId="0B4006FC"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9.35</w:t>
            </w:r>
            <w:r w:rsidR="00D56631" w:rsidRPr="0084048C">
              <w:rPr>
                <w:rFonts w:eastAsia="Times New Roman" w:cs="Times New Roman"/>
                <w:color w:val="000000"/>
              </w:rPr>
              <w:t xml:space="preserve"> +/- </w:t>
            </w:r>
            <w:r w:rsidRPr="0084048C">
              <w:rPr>
                <w:rFonts w:eastAsia="Times New Roman" w:cs="Times New Roman"/>
                <w:color w:val="000000"/>
              </w:rPr>
              <w:t>7.48</w:t>
            </w:r>
          </w:p>
        </w:tc>
        <w:tc>
          <w:tcPr>
            <w:tcW w:w="1920" w:type="dxa"/>
            <w:gridSpan w:val="4"/>
            <w:tcBorders>
              <w:top w:val="nil"/>
              <w:left w:val="nil"/>
              <w:bottom w:val="nil"/>
              <w:right w:val="nil"/>
            </w:tcBorders>
            <w:noWrap/>
            <w:vAlign w:val="bottom"/>
            <w:hideMark/>
          </w:tcPr>
          <w:p w14:paraId="3258A613"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15.50</w:t>
            </w:r>
            <w:r w:rsidR="00D56631" w:rsidRPr="0084048C">
              <w:rPr>
                <w:rFonts w:eastAsia="Times New Roman" w:cs="Times New Roman"/>
                <w:color w:val="000000"/>
              </w:rPr>
              <w:t xml:space="preserve"> +/- </w:t>
            </w:r>
            <w:r w:rsidRPr="0084048C">
              <w:rPr>
                <w:rFonts w:eastAsia="Times New Roman" w:cs="Times New Roman"/>
                <w:color w:val="000000"/>
              </w:rPr>
              <w:t>8.57</w:t>
            </w:r>
          </w:p>
        </w:tc>
        <w:tc>
          <w:tcPr>
            <w:tcW w:w="997" w:type="dxa"/>
            <w:gridSpan w:val="2"/>
            <w:tcBorders>
              <w:top w:val="nil"/>
              <w:left w:val="nil"/>
              <w:bottom w:val="nil"/>
              <w:right w:val="nil"/>
            </w:tcBorders>
            <w:noWrap/>
            <w:vAlign w:val="bottom"/>
            <w:hideMark/>
          </w:tcPr>
          <w:p w14:paraId="0DE7E70B"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0.09</w:t>
            </w:r>
          </w:p>
        </w:tc>
      </w:tr>
      <w:tr w:rsidR="007E2A2D" w:rsidRPr="0084048C" w14:paraId="12028A63" w14:textId="77777777" w:rsidTr="00F969A4">
        <w:trPr>
          <w:trHeight w:val="290"/>
        </w:trPr>
        <w:tc>
          <w:tcPr>
            <w:tcW w:w="1689" w:type="dxa"/>
            <w:tcBorders>
              <w:top w:val="nil"/>
              <w:left w:val="nil"/>
              <w:bottom w:val="nil"/>
              <w:right w:val="nil"/>
            </w:tcBorders>
            <w:noWrap/>
            <w:vAlign w:val="bottom"/>
            <w:hideMark/>
          </w:tcPr>
          <w:p w14:paraId="0CF3878F" w14:textId="77777777" w:rsidR="007E2A2D" w:rsidRPr="0084048C" w:rsidRDefault="007E2A2D"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Diols </w:t>
            </w:r>
          </w:p>
        </w:tc>
        <w:tc>
          <w:tcPr>
            <w:tcW w:w="2535" w:type="dxa"/>
            <w:tcBorders>
              <w:top w:val="nil"/>
              <w:left w:val="nil"/>
              <w:bottom w:val="nil"/>
              <w:right w:val="nil"/>
            </w:tcBorders>
            <w:noWrap/>
            <w:vAlign w:val="bottom"/>
            <w:hideMark/>
          </w:tcPr>
          <w:p w14:paraId="75A439C2" w14:textId="77777777" w:rsidR="007E2A2D" w:rsidRPr="0084048C" w:rsidRDefault="007E2A2D" w:rsidP="00F969A4">
            <w:pPr>
              <w:spacing w:after="0" w:line="240" w:lineRule="auto"/>
              <w:rPr>
                <w:rFonts w:eastAsia="Times New Roman" w:cs="Times New Roman"/>
                <w:color w:val="000000"/>
              </w:rPr>
            </w:pPr>
          </w:p>
        </w:tc>
        <w:tc>
          <w:tcPr>
            <w:tcW w:w="960" w:type="dxa"/>
            <w:gridSpan w:val="4"/>
            <w:tcBorders>
              <w:top w:val="nil"/>
              <w:left w:val="nil"/>
              <w:bottom w:val="nil"/>
              <w:right w:val="nil"/>
            </w:tcBorders>
            <w:noWrap/>
            <w:vAlign w:val="bottom"/>
            <w:hideMark/>
          </w:tcPr>
          <w:p w14:paraId="3848CC40" w14:textId="77777777" w:rsidR="007E2A2D" w:rsidRPr="0084048C" w:rsidRDefault="007E2A2D" w:rsidP="00F969A4">
            <w:pPr>
              <w:spacing w:after="0" w:line="240" w:lineRule="auto"/>
              <w:rPr>
                <w:rFonts w:eastAsia="Times New Roman" w:cs="Times New Roman"/>
              </w:rPr>
            </w:pPr>
          </w:p>
        </w:tc>
        <w:tc>
          <w:tcPr>
            <w:tcW w:w="960" w:type="dxa"/>
            <w:tcBorders>
              <w:top w:val="nil"/>
              <w:left w:val="nil"/>
              <w:bottom w:val="nil"/>
              <w:right w:val="nil"/>
            </w:tcBorders>
            <w:noWrap/>
            <w:vAlign w:val="bottom"/>
            <w:hideMark/>
          </w:tcPr>
          <w:p w14:paraId="5BD087FE" w14:textId="77777777" w:rsidR="007E2A2D" w:rsidRPr="0084048C" w:rsidRDefault="007E2A2D"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hideMark/>
          </w:tcPr>
          <w:p w14:paraId="69FE05D2"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51322E5E"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0D29A744" w14:textId="77777777" w:rsidR="007E2A2D" w:rsidRPr="0084048C" w:rsidRDefault="007E2A2D" w:rsidP="00F969A4">
            <w:pPr>
              <w:spacing w:after="0" w:line="240" w:lineRule="auto"/>
              <w:rPr>
                <w:rFonts w:eastAsia="Times New Roman" w:cs="Times New Roman"/>
              </w:rPr>
            </w:pPr>
          </w:p>
        </w:tc>
      </w:tr>
      <w:tr w:rsidR="0064217F" w:rsidRPr="0084048C" w14:paraId="50939094" w14:textId="77777777" w:rsidTr="00F969A4">
        <w:trPr>
          <w:trHeight w:val="290"/>
        </w:trPr>
        <w:tc>
          <w:tcPr>
            <w:tcW w:w="4224" w:type="dxa"/>
            <w:gridSpan w:val="2"/>
            <w:tcBorders>
              <w:top w:val="nil"/>
              <w:left w:val="nil"/>
              <w:bottom w:val="nil"/>
              <w:right w:val="nil"/>
            </w:tcBorders>
            <w:noWrap/>
            <w:vAlign w:val="bottom"/>
            <w:hideMark/>
          </w:tcPr>
          <w:p w14:paraId="0683B1AA"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12_13-DiHOME</w:t>
            </w:r>
            <w:r w:rsidR="001335DB" w:rsidRPr="0084048C">
              <w:rPr>
                <w:rFonts w:eastAsia="Times New Roman" w:cs="Times New Roman"/>
                <w:color w:val="000000"/>
              </w:rPr>
              <w:t xml:space="preserve"> </w:t>
            </w:r>
            <w:r w:rsidR="009425EE" w:rsidRPr="0084048C">
              <w:rPr>
                <w:rFonts w:eastAsia="Times New Roman" w:cs="Times New Roman"/>
                <w:b/>
                <w:color w:val="000000"/>
              </w:rPr>
              <w:t>#</w:t>
            </w:r>
            <w:r w:rsidR="001335DB" w:rsidRPr="0084048C">
              <w:rPr>
                <w:rFonts w:eastAsia="Times New Roman" w:cs="Times New Roman"/>
                <w:color w:val="000000"/>
              </w:rPr>
              <w:t xml:space="preserve">    Linoleic acid </w:t>
            </w:r>
            <w:r w:rsidR="00793CB0" w:rsidRPr="0084048C">
              <w:rPr>
                <w:rFonts w:eastAsia="Times New Roman" w:cs="Times New Roman"/>
                <w:color w:val="000000"/>
              </w:rPr>
              <w:t>(n-6)</w:t>
            </w:r>
          </w:p>
        </w:tc>
        <w:tc>
          <w:tcPr>
            <w:tcW w:w="1920" w:type="dxa"/>
            <w:gridSpan w:val="5"/>
            <w:tcBorders>
              <w:top w:val="nil"/>
              <w:left w:val="nil"/>
              <w:bottom w:val="nil"/>
              <w:right w:val="nil"/>
            </w:tcBorders>
            <w:noWrap/>
            <w:vAlign w:val="bottom"/>
            <w:hideMark/>
          </w:tcPr>
          <w:p w14:paraId="054374FE"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0.61</w:t>
            </w:r>
            <w:r w:rsidR="00D56631" w:rsidRPr="0084048C">
              <w:rPr>
                <w:rFonts w:eastAsia="Times New Roman" w:cs="Times New Roman"/>
                <w:color w:val="000000"/>
              </w:rPr>
              <w:t xml:space="preserve"> +/- </w:t>
            </w:r>
            <w:r w:rsidRPr="0084048C">
              <w:rPr>
                <w:rFonts w:eastAsia="Times New Roman" w:cs="Times New Roman"/>
                <w:color w:val="000000"/>
              </w:rPr>
              <w:t>0.84</w:t>
            </w:r>
          </w:p>
        </w:tc>
        <w:tc>
          <w:tcPr>
            <w:tcW w:w="1920" w:type="dxa"/>
            <w:gridSpan w:val="4"/>
            <w:tcBorders>
              <w:top w:val="nil"/>
              <w:left w:val="nil"/>
              <w:bottom w:val="nil"/>
              <w:right w:val="nil"/>
            </w:tcBorders>
            <w:noWrap/>
            <w:vAlign w:val="bottom"/>
            <w:hideMark/>
          </w:tcPr>
          <w:p w14:paraId="07EBEA86"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2.68</w:t>
            </w:r>
            <w:r w:rsidR="00D56631" w:rsidRPr="0084048C">
              <w:rPr>
                <w:rFonts w:eastAsia="Times New Roman" w:cs="Times New Roman"/>
                <w:color w:val="000000"/>
              </w:rPr>
              <w:t xml:space="preserve"> +/- </w:t>
            </w:r>
            <w:r w:rsidRPr="0084048C">
              <w:rPr>
                <w:rFonts w:eastAsia="Times New Roman" w:cs="Times New Roman"/>
                <w:color w:val="000000"/>
              </w:rPr>
              <w:t>2.14</w:t>
            </w:r>
          </w:p>
        </w:tc>
        <w:tc>
          <w:tcPr>
            <w:tcW w:w="997" w:type="dxa"/>
            <w:gridSpan w:val="2"/>
            <w:tcBorders>
              <w:top w:val="nil"/>
              <w:left w:val="nil"/>
              <w:bottom w:val="nil"/>
              <w:right w:val="nil"/>
            </w:tcBorders>
            <w:noWrap/>
            <w:vAlign w:val="bottom"/>
            <w:hideMark/>
          </w:tcPr>
          <w:p w14:paraId="0090DDA4"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0.02</w:t>
            </w:r>
          </w:p>
        </w:tc>
      </w:tr>
      <w:tr w:rsidR="0064217F" w:rsidRPr="0084048C" w14:paraId="3EAE5D56" w14:textId="77777777" w:rsidTr="00F969A4">
        <w:trPr>
          <w:trHeight w:val="290"/>
        </w:trPr>
        <w:tc>
          <w:tcPr>
            <w:tcW w:w="4224" w:type="dxa"/>
            <w:gridSpan w:val="2"/>
            <w:tcBorders>
              <w:top w:val="nil"/>
              <w:left w:val="nil"/>
              <w:bottom w:val="nil"/>
              <w:right w:val="nil"/>
            </w:tcBorders>
            <w:noWrap/>
            <w:vAlign w:val="bottom"/>
            <w:hideMark/>
          </w:tcPr>
          <w:p w14:paraId="481E59DA"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15_16-DiHODE</w:t>
            </w:r>
            <w:r w:rsidR="00793CB0" w:rsidRPr="0084048C">
              <w:rPr>
                <w:rFonts w:eastAsia="Times New Roman" w:cs="Times New Roman"/>
                <w:color w:val="000000"/>
              </w:rPr>
              <w:t xml:space="preserve"> </w:t>
            </w:r>
            <w:r w:rsidR="009425EE" w:rsidRPr="0084048C">
              <w:rPr>
                <w:rFonts w:eastAsia="Times New Roman" w:cs="Times New Roman"/>
                <w:b/>
                <w:color w:val="000000"/>
              </w:rPr>
              <w:t>#</w:t>
            </w:r>
            <w:r w:rsidR="009425EE" w:rsidRPr="0084048C">
              <w:rPr>
                <w:rFonts w:eastAsia="Times New Roman" w:cs="Times New Roman"/>
                <w:color w:val="000000"/>
              </w:rPr>
              <w:t xml:space="preserve">    </w:t>
            </w:r>
            <w:r w:rsidR="001335DB" w:rsidRPr="0084048C">
              <w:rPr>
                <w:rFonts w:eastAsia="Times New Roman" w:cs="Times New Roman"/>
                <w:color w:val="000000"/>
              </w:rPr>
              <w:t xml:space="preserve">Alpha linoleic acid </w:t>
            </w:r>
            <w:r w:rsidR="00793CB0" w:rsidRPr="0084048C">
              <w:rPr>
                <w:rFonts w:eastAsia="Times New Roman" w:cs="Times New Roman"/>
                <w:color w:val="000000"/>
              </w:rPr>
              <w:t>(n-3)</w:t>
            </w:r>
          </w:p>
        </w:tc>
        <w:tc>
          <w:tcPr>
            <w:tcW w:w="1920" w:type="dxa"/>
            <w:gridSpan w:val="5"/>
            <w:tcBorders>
              <w:top w:val="nil"/>
              <w:left w:val="nil"/>
              <w:bottom w:val="nil"/>
              <w:right w:val="nil"/>
            </w:tcBorders>
            <w:noWrap/>
            <w:vAlign w:val="bottom"/>
            <w:hideMark/>
          </w:tcPr>
          <w:p w14:paraId="4F69EE90"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1.48</w:t>
            </w:r>
            <w:r w:rsidR="00D56631" w:rsidRPr="0084048C">
              <w:rPr>
                <w:rFonts w:eastAsia="Times New Roman" w:cs="Times New Roman"/>
                <w:color w:val="000000"/>
              </w:rPr>
              <w:t xml:space="preserve"> +/- </w:t>
            </w:r>
            <w:r w:rsidRPr="0084048C">
              <w:rPr>
                <w:rFonts w:eastAsia="Times New Roman" w:cs="Times New Roman"/>
                <w:color w:val="000000"/>
              </w:rPr>
              <w:t>2.58</w:t>
            </w:r>
          </w:p>
        </w:tc>
        <w:tc>
          <w:tcPr>
            <w:tcW w:w="1920" w:type="dxa"/>
            <w:gridSpan w:val="4"/>
            <w:tcBorders>
              <w:top w:val="nil"/>
              <w:left w:val="nil"/>
              <w:bottom w:val="nil"/>
              <w:right w:val="nil"/>
            </w:tcBorders>
            <w:noWrap/>
            <w:vAlign w:val="bottom"/>
            <w:hideMark/>
          </w:tcPr>
          <w:p w14:paraId="2DF1F982"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3.85</w:t>
            </w:r>
            <w:r w:rsidR="00D56631" w:rsidRPr="0084048C">
              <w:rPr>
                <w:rFonts w:eastAsia="Times New Roman" w:cs="Times New Roman"/>
                <w:color w:val="000000"/>
              </w:rPr>
              <w:t xml:space="preserve"> +/- </w:t>
            </w:r>
            <w:r w:rsidRPr="0084048C">
              <w:rPr>
                <w:rFonts w:eastAsia="Times New Roman" w:cs="Times New Roman"/>
                <w:color w:val="000000"/>
              </w:rPr>
              <w:t>2.51</w:t>
            </w:r>
          </w:p>
        </w:tc>
        <w:tc>
          <w:tcPr>
            <w:tcW w:w="997" w:type="dxa"/>
            <w:gridSpan w:val="2"/>
            <w:tcBorders>
              <w:top w:val="nil"/>
              <w:left w:val="nil"/>
              <w:bottom w:val="nil"/>
              <w:right w:val="nil"/>
            </w:tcBorders>
            <w:noWrap/>
            <w:vAlign w:val="bottom"/>
            <w:hideMark/>
          </w:tcPr>
          <w:p w14:paraId="36FDB8FC"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0.04</w:t>
            </w:r>
          </w:p>
        </w:tc>
      </w:tr>
      <w:tr w:rsidR="0064217F" w:rsidRPr="0084048C" w14:paraId="272370B1" w14:textId="77777777" w:rsidTr="00F969A4">
        <w:trPr>
          <w:trHeight w:val="336"/>
        </w:trPr>
        <w:tc>
          <w:tcPr>
            <w:tcW w:w="4224" w:type="dxa"/>
            <w:gridSpan w:val="2"/>
            <w:tcBorders>
              <w:top w:val="nil"/>
              <w:left w:val="nil"/>
              <w:bottom w:val="nil"/>
              <w:right w:val="nil"/>
            </w:tcBorders>
            <w:noWrap/>
            <w:vAlign w:val="bottom"/>
            <w:hideMark/>
          </w:tcPr>
          <w:p w14:paraId="423F7227"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9_10-DiHOME</w:t>
            </w:r>
            <w:r w:rsidR="001335DB" w:rsidRPr="0084048C">
              <w:rPr>
                <w:rFonts w:eastAsia="Times New Roman" w:cs="Times New Roman"/>
                <w:color w:val="000000"/>
              </w:rPr>
              <w:t xml:space="preserve">        Linoleic acid </w:t>
            </w:r>
            <w:r w:rsidR="00793CB0" w:rsidRPr="0084048C">
              <w:rPr>
                <w:rFonts w:eastAsia="Times New Roman" w:cs="Times New Roman"/>
                <w:color w:val="000000"/>
              </w:rPr>
              <w:t>(n-6)</w:t>
            </w:r>
          </w:p>
        </w:tc>
        <w:tc>
          <w:tcPr>
            <w:tcW w:w="1920" w:type="dxa"/>
            <w:gridSpan w:val="5"/>
            <w:tcBorders>
              <w:top w:val="nil"/>
              <w:left w:val="nil"/>
              <w:bottom w:val="nil"/>
              <w:right w:val="nil"/>
            </w:tcBorders>
            <w:noWrap/>
            <w:vAlign w:val="bottom"/>
            <w:hideMark/>
          </w:tcPr>
          <w:p w14:paraId="170B07B4"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0.58</w:t>
            </w:r>
            <w:r w:rsidR="00D56631" w:rsidRPr="0084048C">
              <w:rPr>
                <w:rFonts w:eastAsia="Times New Roman" w:cs="Times New Roman"/>
                <w:color w:val="000000"/>
              </w:rPr>
              <w:t xml:space="preserve"> +/- </w:t>
            </w:r>
            <w:r w:rsidRPr="0084048C">
              <w:rPr>
                <w:rFonts w:eastAsia="Times New Roman" w:cs="Times New Roman"/>
                <w:color w:val="000000"/>
              </w:rPr>
              <w:t>1.00</w:t>
            </w:r>
          </w:p>
        </w:tc>
        <w:tc>
          <w:tcPr>
            <w:tcW w:w="1920" w:type="dxa"/>
            <w:gridSpan w:val="4"/>
            <w:tcBorders>
              <w:top w:val="nil"/>
              <w:left w:val="nil"/>
              <w:bottom w:val="nil"/>
              <w:right w:val="nil"/>
            </w:tcBorders>
            <w:noWrap/>
            <w:vAlign w:val="bottom"/>
            <w:hideMark/>
          </w:tcPr>
          <w:p w14:paraId="1D334D73" w14:textId="77777777" w:rsidR="0064217F" w:rsidRPr="0084048C" w:rsidRDefault="00A10286" w:rsidP="00A10286">
            <w:pPr>
              <w:spacing w:after="0" w:line="240" w:lineRule="auto"/>
              <w:rPr>
                <w:rFonts w:eastAsia="Times New Roman" w:cs="Times New Roman"/>
                <w:color w:val="000000"/>
              </w:rPr>
            </w:pPr>
            <w:r w:rsidRPr="0084048C">
              <w:rPr>
                <w:rFonts w:eastAsia="Times New Roman" w:cs="Times New Roman"/>
                <w:color w:val="000000"/>
              </w:rPr>
              <w:t xml:space="preserve">           1.47+/- 1.76                 </w:t>
            </w:r>
          </w:p>
        </w:tc>
        <w:tc>
          <w:tcPr>
            <w:tcW w:w="997" w:type="dxa"/>
            <w:gridSpan w:val="2"/>
            <w:tcBorders>
              <w:top w:val="nil"/>
              <w:left w:val="nil"/>
              <w:bottom w:val="nil"/>
              <w:right w:val="nil"/>
            </w:tcBorders>
            <w:noWrap/>
            <w:vAlign w:val="bottom"/>
            <w:hideMark/>
          </w:tcPr>
          <w:p w14:paraId="542EEC13"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0.08</w:t>
            </w:r>
          </w:p>
        </w:tc>
      </w:tr>
      <w:tr w:rsidR="00853355" w:rsidRPr="0084048C" w14:paraId="7C03CE78" w14:textId="77777777" w:rsidTr="00F969A4">
        <w:trPr>
          <w:trHeight w:val="336"/>
        </w:trPr>
        <w:tc>
          <w:tcPr>
            <w:tcW w:w="4224" w:type="dxa"/>
            <w:gridSpan w:val="2"/>
            <w:tcBorders>
              <w:top w:val="nil"/>
              <w:left w:val="nil"/>
              <w:bottom w:val="nil"/>
              <w:right w:val="nil"/>
            </w:tcBorders>
            <w:noWrap/>
            <w:vAlign w:val="bottom"/>
          </w:tcPr>
          <w:p w14:paraId="15A6FD56" w14:textId="77777777" w:rsidR="00853355"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5_6-DiHETrE</w:t>
            </w:r>
            <w:r w:rsidR="00D878CC" w:rsidRPr="0084048C">
              <w:rPr>
                <w:rFonts w:eastAsia="Times New Roman" w:cs="Times New Roman"/>
                <w:color w:val="000000"/>
              </w:rPr>
              <w:t xml:space="preserve">          </w:t>
            </w:r>
            <w:r w:rsidR="001335DB" w:rsidRPr="0084048C">
              <w:rPr>
                <w:rFonts w:eastAsia="Times New Roman" w:cs="Times New Roman"/>
                <w:color w:val="000000"/>
              </w:rPr>
              <w:t xml:space="preserve">Arachidonic acid </w:t>
            </w:r>
            <w:r w:rsidR="00793CB0" w:rsidRPr="0084048C">
              <w:rPr>
                <w:rFonts w:eastAsia="Times New Roman" w:cs="Times New Roman"/>
                <w:color w:val="000000"/>
              </w:rPr>
              <w:t>(n-6)</w:t>
            </w:r>
          </w:p>
        </w:tc>
        <w:tc>
          <w:tcPr>
            <w:tcW w:w="1920" w:type="dxa"/>
            <w:gridSpan w:val="5"/>
            <w:tcBorders>
              <w:top w:val="nil"/>
              <w:left w:val="nil"/>
              <w:bottom w:val="nil"/>
              <w:right w:val="nil"/>
            </w:tcBorders>
            <w:noWrap/>
            <w:vAlign w:val="bottom"/>
          </w:tcPr>
          <w:p w14:paraId="42518736" w14:textId="77777777" w:rsidR="00853355" w:rsidRPr="0084048C" w:rsidRDefault="00853355" w:rsidP="00F969A4">
            <w:pPr>
              <w:spacing w:after="0" w:line="240" w:lineRule="auto"/>
              <w:jc w:val="right"/>
              <w:rPr>
                <w:rFonts w:eastAsia="Times New Roman" w:cs="Times New Roman"/>
                <w:color w:val="000000"/>
              </w:rPr>
            </w:pPr>
            <w:r w:rsidRPr="0084048C">
              <w:rPr>
                <w:rFonts w:eastAsia="Times New Roman" w:cs="Times New Roman"/>
                <w:color w:val="000000"/>
              </w:rPr>
              <w:t xml:space="preserve">0.84 +/- 1.07                </w:t>
            </w:r>
          </w:p>
        </w:tc>
        <w:tc>
          <w:tcPr>
            <w:tcW w:w="1920" w:type="dxa"/>
            <w:gridSpan w:val="4"/>
            <w:tcBorders>
              <w:top w:val="nil"/>
              <w:left w:val="nil"/>
              <w:bottom w:val="nil"/>
              <w:right w:val="nil"/>
            </w:tcBorders>
            <w:noWrap/>
            <w:vAlign w:val="bottom"/>
          </w:tcPr>
          <w:p w14:paraId="4CBCFA95" w14:textId="77777777" w:rsidR="00853355" w:rsidRPr="0084048C" w:rsidRDefault="00853355" w:rsidP="00F969A4">
            <w:pPr>
              <w:spacing w:after="0" w:line="240" w:lineRule="auto"/>
              <w:jc w:val="right"/>
              <w:rPr>
                <w:rFonts w:eastAsia="Times New Roman" w:cs="Times New Roman"/>
                <w:color w:val="000000"/>
              </w:rPr>
            </w:pPr>
            <w:r w:rsidRPr="0084048C">
              <w:rPr>
                <w:rFonts w:eastAsia="Times New Roman" w:cs="Times New Roman"/>
                <w:color w:val="000000"/>
              </w:rPr>
              <w:t>0.22 +/- 0.08</w:t>
            </w:r>
          </w:p>
        </w:tc>
        <w:tc>
          <w:tcPr>
            <w:tcW w:w="997" w:type="dxa"/>
            <w:gridSpan w:val="2"/>
            <w:tcBorders>
              <w:top w:val="nil"/>
              <w:left w:val="nil"/>
              <w:bottom w:val="nil"/>
              <w:right w:val="nil"/>
            </w:tcBorders>
            <w:noWrap/>
            <w:vAlign w:val="bottom"/>
          </w:tcPr>
          <w:p w14:paraId="08E6096A" w14:textId="77777777" w:rsidR="00853355" w:rsidRPr="0084048C" w:rsidRDefault="00853355" w:rsidP="00F969A4">
            <w:pPr>
              <w:spacing w:after="0" w:line="240" w:lineRule="auto"/>
              <w:jc w:val="right"/>
              <w:rPr>
                <w:rFonts w:eastAsia="Times New Roman" w:cs="Times New Roman"/>
                <w:color w:val="000000"/>
              </w:rPr>
            </w:pPr>
            <w:r w:rsidRPr="0084048C">
              <w:rPr>
                <w:rFonts w:eastAsia="Times New Roman" w:cs="Times New Roman"/>
                <w:color w:val="000000"/>
              </w:rPr>
              <w:t>0.08</w:t>
            </w:r>
          </w:p>
        </w:tc>
      </w:tr>
      <w:tr w:rsidR="007E2A2D" w:rsidRPr="0084048C" w14:paraId="79E0F3C3" w14:textId="77777777" w:rsidTr="00F969A4">
        <w:trPr>
          <w:trHeight w:val="290"/>
        </w:trPr>
        <w:tc>
          <w:tcPr>
            <w:tcW w:w="1689" w:type="dxa"/>
            <w:tcBorders>
              <w:top w:val="nil"/>
              <w:left w:val="nil"/>
              <w:bottom w:val="nil"/>
              <w:right w:val="nil"/>
            </w:tcBorders>
            <w:noWrap/>
            <w:vAlign w:val="bottom"/>
            <w:hideMark/>
          </w:tcPr>
          <w:p w14:paraId="3914BCD1" w14:textId="77777777" w:rsidR="007E2A2D" w:rsidRPr="0084048C" w:rsidRDefault="007E2A2D"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Ketone </w:t>
            </w:r>
          </w:p>
        </w:tc>
        <w:tc>
          <w:tcPr>
            <w:tcW w:w="2535" w:type="dxa"/>
            <w:tcBorders>
              <w:top w:val="nil"/>
              <w:left w:val="nil"/>
              <w:bottom w:val="nil"/>
              <w:right w:val="nil"/>
            </w:tcBorders>
            <w:noWrap/>
            <w:vAlign w:val="bottom"/>
            <w:hideMark/>
          </w:tcPr>
          <w:p w14:paraId="6B9C7511" w14:textId="77777777" w:rsidR="007E2A2D" w:rsidRPr="0084048C" w:rsidRDefault="007E2A2D" w:rsidP="00F969A4">
            <w:pPr>
              <w:spacing w:after="0" w:line="240" w:lineRule="auto"/>
              <w:rPr>
                <w:rFonts w:eastAsia="Times New Roman" w:cs="Times New Roman"/>
                <w:color w:val="000000"/>
              </w:rPr>
            </w:pPr>
          </w:p>
        </w:tc>
        <w:tc>
          <w:tcPr>
            <w:tcW w:w="960" w:type="dxa"/>
            <w:gridSpan w:val="4"/>
            <w:tcBorders>
              <w:top w:val="nil"/>
              <w:left w:val="nil"/>
              <w:bottom w:val="nil"/>
              <w:right w:val="nil"/>
            </w:tcBorders>
            <w:noWrap/>
            <w:vAlign w:val="bottom"/>
            <w:hideMark/>
          </w:tcPr>
          <w:p w14:paraId="6C43F087" w14:textId="77777777" w:rsidR="007E2A2D" w:rsidRPr="0084048C" w:rsidRDefault="007E2A2D" w:rsidP="00F969A4">
            <w:pPr>
              <w:spacing w:after="0" w:line="240" w:lineRule="auto"/>
              <w:rPr>
                <w:rFonts w:eastAsia="Times New Roman" w:cs="Times New Roman"/>
              </w:rPr>
            </w:pPr>
          </w:p>
        </w:tc>
        <w:tc>
          <w:tcPr>
            <w:tcW w:w="960" w:type="dxa"/>
            <w:tcBorders>
              <w:top w:val="nil"/>
              <w:left w:val="nil"/>
              <w:bottom w:val="nil"/>
              <w:right w:val="nil"/>
            </w:tcBorders>
            <w:noWrap/>
            <w:vAlign w:val="bottom"/>
            <w:hideMark/>
          </w:tcPr>
          <w:p w14:paraId="056F65DB" w14:textId="77777777" w:rsidR="007E2A2D" w:rsidRPr="0084048C" w:rsidRDefault="007E2A2D"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hideMark/>
          </w:tcPr>
          <w:p w14:paraId="1DA32AF3"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17B35C16"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56E0671F" w14:textId="77777777" w:rsidR="007E2A2D" w:rsidRPr="0084048C" w:rsidRDefault="007E2A2D" w:rsidP="00F969A4">
            <w:pPr>
              <w:spacing w:after="0" w:line="240" w:lineRule="auto"/>
              <w:rPr>
                <w:rFonts w:eastAsia="Times New Roman" w:cs="Times New Roman"/>
              </w:rPr>
            </w:pPr>
          </w:p>
        </w:tc>
      </w:tr>
      <w:tr w:rsidR="0064217F" w:rsidRPr="0084048C" w14:paraId="14FFCE36" w14:textId="77777777" w:rsidTr="00F969A4">
        <w:trPr>
          <w:trHeight w:val="290"/>
        </w:trPr>
        <w:tc>
          <w:tcPr>
            <w:tcW w:w="4224" w:type="dxa"/>
            <w:gridSpan w:val="2"/>
            <w:tcBorders>
              <w:top w:val="nil"/>
              <w:left w:val="nil"/>
              <w:bottom w:val="nil"/>
              <w:right w:val="nil"/>
            </w:tcBorders>
            <w:noWrap/>
            <w:vAlign w:val="bottom"/>
            <w:hideMark/>
          </w:tcPr>
          <w:p w14:paraId="45F4886F"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9-KODE</w:t>
            </w:r>
            <w:r w:rsidR="00D878CC" w:rsidRPr="0084048C">
              <w:rPr>
                <w:rFonts w:eastAsia="Times New Roman" w:cs="Times New Roman"/>
                <w:color w:val="000000"/>
              </w:rPr>
              <w:t xml:space="preserve">                   </w:t>
            </w:r>
            <w:r w:rsidR="001335DB" w:rsidRPr="0084048C">
              <w:rPr>
                <w:rFonts w:eastAsia="Times New Roman" w:cs="Times New Roman"/>
                <w:color w:val="000000"/>
              </w:rPr>
              <w:t xml:space="preserve">Linoleic acid </w:t>
            </w:r>
            <w:r w:rsidR="005F15A3" w:rsidRPr="0084048C">
              <w:rPr>
                <w:rFonts w:eastAsia="Times New Roman" w:cs="Times New Roman"/>
                <w:color w:val="000000"/>
              </w:rPr>
              <w:t>(n-6)</w:t>
            </w:r>
          </w:p>
        </w:tc>
        <w:tc>
          <w:tcPr>
            <w:tcW w:w="1920" w:type="dxa"/>
            <w:gridSpan w:val="5"/>
            <w:tcBorders>
              <w:top w:val="nil"/>
              <w:left w:val="nil"/>
              <w:bottom w:val="nil"/>
              <w:right w:val="nil"/>
            </w:tcBorders>
            <w:noWrap/>
            <w:vAlign w:val="bottom"/>
            <w:hideMark/>
          </w:tcPr>
          <w:p w14:paraId="5122E942"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6.64</w:t>
            </w:r>
            <w:r w:rsidR="00853355" w:rsidRPr="0084048C">
              <w:rPr>
                <w:rFonts w:eastAsia="Times New Roman" w:cs="Times New Roman"/>
                <w:color w:val="000000"/>
              </w:rPr>
              <w:t xml:space="preserve"> +/- </w:t>
            </w:r>
            <w:r w:rsidRPr="0084048C">
              <w:rPr>
                <w:rFonts w:eastAsia="Times New Roman" w:cs="Times New Roman"/>
                <w:color w:val="000000"/>
              </w:rPr>
              <w:t>4.44</w:t>
            </w:r>
          </w:p>
        </w:tc>
        <w:tc>
          <w:tcPr>
            <w:tcW w:w="1920" w:type="dxa"/>
            <w:gridSpan w:val="4"/>
            <w:tcBorders>
              <w:top w:val="nil"/>
              <w:left w:val="nil"/>
              <w:bottom w:val="nil"/>
              <w:right w:val="nil"/>
            </w:tcBorders>
            <w:noWrap/>
            <w:vAlign w:val="bottom"/>
            <w:hideMark/>
          </w:tcPr>
          <w:p w14:paraId="435B6823"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12.03</w:t>
            </w:r>
            <w:r w:rsidR="00853355" w:rsidRPr="0084048C">
              <w:rPr>
                <w:rFonts w:eastAsia="Times New Roman" w:cs="Times New Roman"/>
                <w:color w:val="000000"/>
              </w:rPr>
              <w:t xml:space="preserve">+/- </w:t>
            </w:r>
            <w:r w:rsidRPr="0084048C">
              <w:rPr>
                <w:rFonts w:eastAsia="Times New Roman" w:cs="Times New Roman"/>
                <w:color w:val="000000"/>
              </w:rPr>
              <w:t>3.73</w:t>
            </w:r>
          </w:p>
        </w:tc>
        <w:tc>
          <w:tcPr>
            <w:tcW w:w="997" w:type="dxa"/>
            <w:gridSpan w:val="2"/>
            <w:tcBorders>
              <w:top w:val="nil"/>
              <w:left w:val="nil"/>
              <w:bottom w:val="nil"/>
              <w:right w:val="nil"/>
            </w:tcBorders>
            <w:noWrap/>
            <w:vAlign w:val="bottom"/>
            <w:hideMark/>
          </w:tcPr>
          <w:p w14:paraId="24B6D46B"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0.06</w:t>
            </w:r>
          </w:p>
        </w:tc>
      </w:tr>
      <w:tr w:rsidR="007E2A2D" w:rsidRPr="0084048C" w14:paraId="2E40E4FF" w14:textId="77777777" w:rsidTr="00F969A4">
        <w:trPr>
          <w:trHeight w:val="290"/>
        </w:trPr>
        <w:tc>
          <w:tcPr>
            <w:tcW w:w="1689" w:type="dxa"/>
            <w:tcBorders>
              <w:top w:val="nil"/>
              <w:left w:val="nil"/>
              <w:bottom w:val="nil"/>
              <w:right w:val="nil"/>
            </w:tcBorders>
            <w:noWrap/>
            <w:vAlign w:val="bottom"/>
            <w:hideMark/>
          </w:tcPr>
          <w:p w14:paraId="3496B014" w14:textId="77777777" w:rsidR="007E2A2D" w:rsidRPr="0084048C" w:rsidRDefault="007E2A2D" w:rsidP="00F969A4">
            <w:pPr>
              <w:spacing w:after="0" w:line="240" w:lineRule="auto"/>
              <w:rPr>
                <w:rFonts w:eastAsia="Times New Roman" w:cs="Times New Roman"/>
                <w:b/>
                <w:color w:val="000000"/>
                <w:u w:val="single"/>
              </w:rPr>
            </w:pPr>
            <w:r w:rsidRPr="0084048C">
              <w:rPr>
                <w:rFonts w:eastAsia="Times New Roman" w:cs="Times New Roman"/>
                <w:b/>
                <w:color w:val="000000"/>
                <w:u w:val="single"/>
              </w:rPr>
              <w:t xml:space="preserve">Epoxide </w:t>
            </w:r>
          </w:p>
        </w:tc>
        <w:tc>
          <w:tcPr>
            <w:tcW w:w="2535" w:type="dxa"/>
            <w:tcBorders>
              <w:top w:val="nil"/>
              <w:left w:val="nil"/>
              <w:bottom w:val="nil"/>
              <w:right w:val="nil"/>
            </w:tcBorders>
            <w:noWrap/>
            <w:vAlign w:val="bottom"/>
            <w:hideMark/>
          </w:tcPr>
          <w:p w14:paraId="13EDCD87" w14:textId="77777777" w:rsidR="007E2A2D" w:rsidRPr="0084048C" w:rsidRDefault="007E2A2D" w:rsidP="00F969A4">
            <w:pPr>
              <w:spacing w:after="0" w:line="240" w:lineRule="auto"/>
              <w:rPr>
                <w:rFonts w:eastAsia="Times New Roman" w:cs="Times New Roman"/>
                <w:color w:val="000000"/>
              </w:rPr>
            </w:pPr>
          </w:p>
        </w:tc>
        <w:tc>
          <w:tcPr>
            <w:tcW w:w="960" w:type="dxa"/>
            <w:gridSpan w:val="4"/>
            <w:tcBorders>
              <w:top w:val="nil"/>
              <w:left w:val="nil"/>
              <w:bottom w:val="nil"/>
              <w:right w:val="nil"/>
            </w:tcBorders>
            <w:noWrap/>
            <w:vAlign w:val="bottom"/>
            <w:hideMark/>
          </w:tcPr>
          <w:p w14:paraId="24F27ADA" w14:textId="77777777" w:rsidR="007E2A2D" w:rsidRPr="0084048C" w:rsidRDefault="007E2A2D" w:rsidP="00F969A4">
            <w:pPr>
              <w:spacing w:after="0" w:line="240" w:lineRule="auto"/>
              <w:rPr>
                <w:rFonts w:eastAsia="Times New Roman" w:cs="Times New Roman"/>
              </w:rPr>
            </w:pPr>
          </w:p>
        </w:tc>
        <w:tc>
          <w:tcPr>
            <w:tcW w:w="960" w:type="dxa"/>
            <w:tcBorders>
              <w:top w:val="nil"/>
              <w:left w:val="nil"/>
              <w:bottom w:val="nil"/>
              <w:right w:val="nil"/>
            </w:tcBorders>
            <w:noWrap/>
            <w:vAlign w:val="bottom"/>
            <w:hideMark/>
          </w:tcPr>
          <w:p w14:paraId="055FC9A0" w14:textId="77777777" w:rsidR="007E2A2D" w:rsidRPr="0084048C" w:rsidRDefault="007E2A2D" w:rsidP="00F969A4">
            <w:pPr>
              <w:spacing w:after="0" w:line="240" w:lineRule="auto"/>
              <w:rPr>
                <w:rFonts w:eastAsia="Times New Roman" w:cs="Times New Roman"/>
              </w:rPr>
            </w:pPr>
          </w:p>
        </w:tc>
        <w:tc>
          <w:tcPr>
            <w:tcW w:w="1044" w:type="dxa"/>
            <w:gridSpan w:val="2"/>
            <w:tcBorders>
              <w:top w:val="nil"/>
              <w:left w:val="nil"/>
              <w:bottom w:val="nil"/>
              <w:right w:val="nil"/>
            </w:tcBorders>
            <w:noWrap/>
            <w:vAlign w:val="bottom"/>
            <w:hideMark/>
          </w:tcPr>
          <w:p w14:paraId="46C6BD17" w14:textId="77777777" w:rsidR="007E2A2D" w:rsidRPr="0084048C" w:rsidRDefault="007E2A2D" w:rsidP="00F969A4">
            <w:pPr>
              <w:spacing w:after="0" w:line="240" w:lineRule="auto"/>
              <w:rPr>
                <w:rFonts w:eastAsia="Times New Roman" w:cs="Times New Roman"/>
              </w:rPr>
            </w:pPr>
          </w:p>
        </w:tc>
        <w:tc>
          <w:tcPr>
            <w:tcW w:w="876" w:type="dxa"/>
            <w:gridSpan w:val="2"/>
            <w:tcBorders>
              <w:top w:val="nil"/>
              <w:left w:val="nil"/>
              <w:bottom w:val="nil"/>
              <w:right w:val="nil"/>
            </w:tcBorders>
            <w:noWrap/>
            <w:vAlign w:val="bottom"/>
            <w:hideMark/>
          </w:tcPr>
          <w:p w14:paraId="5150FD83" w14:textId="77777777" w:rsidR="007E2A2D" w:rsidRPr="0084048C" w:rsidRDefault="007E2A2D" w:rsidP="00F969A4">
            <w:pPr>
              <w:spacing w:after="0" w:line="240" w:lineRule="auto"/>
              <w:rPr>
                <w:rFonts w:eastAsia="Times New Roman" w:cs="Times New Roman"/>
              </w:rPr>
            </w:pPr>
          </w:p>
        </w:tc>
        <w:tc>
          <w:tcPr>
            <w:tcW w:w="997" w:type="dxa"/>
            <w:gridSpan w:val="2"/>
            <w:tcBorders>
              <w:top w:val="nil"/>
              <w:left w:val="nil"/>
              <w:bottom w:val="nil"/>
              <w:right w:val="nil"/>
            </w:tcBorders>
            <w:noWrap/>
            <w:vAlign w:val="bottom"/>
            <w:hideMark/>
          </w:tcPr>
          <w:p w14:paraId="2B1A627B" w14:textId="77777777" w:rsidR="007E2A2D" w:rsidRPr="0084048C" w:rsidRDefault="007E2A2D" w:rsidP="00F969A4">
            <w:pPr>
              <w:spacing w:after="0" w:line="240" w:lineRule="auto"/>
              <w:rPr>
                <w:rFonts w:eastAsia="Times New Roman" w:cs="Times New Roman"/>
              </w:rPr>
            </w:pPr>
          </w:p>
        </w:tc>
      </w:tr>
      <w:tr w:rsidR="0064217F" w:rsidRPr="0084048C" w14:paraId="280AB2F9" w14:textId="77777777" w:rsidTr="00F969A4">
        <w:trPr>
          <w:trHeight w:val="290"/>
        </w:trPr>
        <w:tc>
          <w:tcPr>
            <w:tcW w:w="4224" w:type="dxa"/>
            <w:gridSpan w:val="2"/>
            <w:tcBorders>
              <w:top w:val="nil"/>
              <w:left w:val="nil"/>
              <w:bottom w:val="nil"/>
              <w:right w:val="nil"/>
            </w:tcBorders>
            <w:noWrap/>
            <w:vAlign w:val="bottom"/>
            <w:hideMark/>
          </w:tcPr>
          <w:p w14:paraId="0A9DDC16" w14:textId="77777777" w:rsidR="0064217F" w:rsidRPr="0084048C" w:rsidRDefault="009912AB" w:rsidP="00F969A4">
            <w:pPr>
              <w:spacing w:after="0" w:line="240" w:lineRule="auto"/>
              <w:rPr>
                <w:rFonts w:eastAsia="Times New Roman" w:cs="Times New Roman"/>
                <w:color w:val="000000"/>
              </w:rPr>
            </w:pPr>
            <w:r w:rsidRPr="0084048C">
              <w:rPr>
                <w:rFonts w:eastAsia="Times New Roman" w:cs="Times New Roman"/>
                <w:color w:val="000000"/>
              </w:rPr>
              <w:t>12</w:t>
            </w:r>
            <w:r w:rsidR="000D757B" w:rsidRPr="0084048C">
              <w:rPr>
                <w:rFonts w:eastAsia="Times New Roman" w:cs="Times New Roman"/>
                <w:color w:val="000000"/>
              </w:rPr>
              <w:t>,</w:t>
            </w:r>
            <w:r w:rsidRPr="0084048C">
              <w:rPr>
                <w:rFonts w:eastAsia="Times New Roman" w:cs="Times New Roman"/>
                <w:color w:val="000000"/>
              </w:rPr>
              <w:t>13-EpODE</w:t>
            </w:r>
            <w:r w:rsidR="000D757B" w:rsidRPr="0084048C">
              <w:rPr>
                <w:rFonts w:eastAsia="Times New Roman" w:cs="Times New Roman"/>
                <w:color w:val="000000"/>
              </w:rPr>
              <w:t xml:space="preserve">        </w:t>
            </w:r>
            <w:r w:rsidR="00D878CC" w:rsidRPr="0084048C">
              <w:rPr>
                <w:rFonts w:eastAsia="Times New Roman" w:cs="Times New Roman"/>
                <w:color w:val="000000"/>
              </w:rPr>
              <w:t xml:space="preserve">  </w:t>
            </w:r>
            <w:r w:rsidR="00A65228" w:rsidRPr="0084048C">
              <w:rPr>
                <w:rFonts w:eastAsia="Times New Roman" w:cs="Times New Roman"/>
                <w:color w:val="000000"/>
              </w:rPr>
              <w:t>A</w:t>
            </w:r>
            <w:r w:rsidR="001335DB" w:rsidRPr="0084048C">
              <w:rPr>
                <w:rFonts w:eastAsia="Times New Roman" w:cs="Times New Roman"/>
                <w:color w:val="000000"/>
              </w:rPr>
              <w:t xml:space="preserve">lpha linoleic acid </w:t>
            </w:r>
            <w:r w:rsidR="005F15A3" w:rsidRPr="0084048C">
              <w:rPr>
                <w:rFonts w:eastAsia="Times New Roman" w:cs="Times New Roman"/>
                <w:color w:val="000000"/>
              </w:rPr>
              <w:t>(n-3)</w:t>
            </w:r>
          </w:p>
        </w:tc>
        <w:tc>
          <w:tcPr>
            <w:tcW w:w="1920" w:type="dxa"/>
            <w:gridSpan w:val="5"/>
            <w:tcBorders>
              <w:top w:val="nil"/>
              <w:left w:val="nil"/>
              <w:bottom w:val="nil"/>
              <w:right w:val="nil"/>
            </w:tcBorders>
            <w:noWrap/>
            <w:vAlign w:val="bottom"/>
            <w:hideMark/>
          </w:tcPr>
          <w:p w14:paraId="6510FC7A"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0.34</w:t>
            </w:r>
            <w:r w:rsidR="00853355" w:rsidRPr="0084048C">
              <w:rPr>
                <w:rFonts w:eastAsia="Times New Roman" w:cs="Times New Roman"/>
                <w:color w:val="000000"/>
              </w:rPr>
              <w:t xml:space="preserve"> +/- </w:t>
            </w:r>
            <w:r w:rsidRPr="0084048C">
              <w:rPr>
                <w:rFonts w:eastAsia="Times New Roman" w:cs="Times New Roman"/>
                <w:color w:val="000000"/>
              </w:rPr>
              <w:t>0.41</w:t>
            </w:r>
          </w:p>
        </w:tc>
        <w:tc>
          <w:tcPr>
            <w:tcW w:w="1920" w:type="dxa"/>
            <w:gridSpan w:val="4"/>
            <w:tcBorders>
              <w:top w:val="nil"/>
              <w:left w:val="nil"/>
              <w:bottom w:val="nil"/>
              <w:right w:val="nil"/>
            </w:tcBorders>
            <w:noWrap/>
            <w:vAlign w:val="bottom"/>
            <w:hideMark/>
          </w:tcPr>
          <w:p w14:paraId="57B2AEE8"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0.78</w:t>
            </w:r>
            <w:r w:rsidR="00853355" w:rsidRPr="0084048C">
              <w:rPr>
                <w:rFonts w:eastAsia="Times New Roman" w:cs="Times New Roman"/>
                <w:color w:val="000000"/>
              </w:rPr>
              <w:t xml:space="preserve"> +/- </w:t>
            </w:r>
            <w:r w:rsidRPr="0084048C">
              <w:rPr>
                <w:rFonts w:eastAsia="Times New Roman" w:cs="Times New Roman"/>
                <w:color w:val="000000"/>
              </w:rPr>
              <w:t>0.43</w:t>
            </w:r>
          </w:p>
        </w:tc>
        <w:tc>
          <w:tcPr>
            <w:tcW w:w="997" w:type="dxa"/>
            <w:gridSpan w:val="2"/>
            <w:tcBorders>
              <w:top w:val="nil"/>
              <w:left w:val="nil"/>
              <w:bottom w:val="nil"/>
              <w:right w:val="nil"/>
            </w:tcBorders>
            <w:noWrap/>
            <w:vAlign w:val="bottom"/>
            <w:hideMark/>
          </w:tcPr>
          <w:p w14:paraId="7CECEB45" w14:textId="77777777" w:rsidR="0064217F" w:rsidRPr="0084048C" w:rsidRDefault="0064217F" w:rsidP="00F969A4">
            <w:pPr>
              <w:spacing w:after="0" w:line="240" w:lineRule="auto"/>
              <w:jc w:val="right"/>
              <w:rPr>
                <w:rFonts w:eastAsia="Times New Roman" w:cs="Times New Roman"/>
                <w:color w:val="000000"/>
              </w:rPr>
            </w:pPr>
            <w:r w:rsidRPr="0084048C">
              <w:rPr>
                <w:rFonts w:eastAsia="Times New Roman" w:cs="Times New Roman"/>
                <w:color w:val="000000"/>
              </w:rPr>
              <w:t>0.08</w:t>
            </w:r>
          </w:p>
        </w:tc>
      </w:tr>
    </w:tbl>
    <w:p w14:paraId="3D80CC81" w14:textId="77777777" w:rsidR="001B5103" w:rsidRPr="0084048C" w:rsidRDefault="001B5103" w:rsidP="00684EED">
      <w:pPr>
        <w:contextualSpacing/>
        <w:rPr>
          <w:rFonts w:cs="Times New Roman"/>
        </w:rPr>
      </w:pPr>
    </w:p>
    <w:p w14:paraId="113246BC" w14:textId="77777777" w:rsidR="00B56B84" w:rsidRPr="0084048C" w:rsidRDefault="00557C49" w:rsidP="00684EED">
      <w:pPr>
        <w:contextualSpacing/>
        <w:rPr>
          <w:rFonts w:cs="Times New Roman"/>
          <w:b/>
        </w:rPr>
      </w:pPr>
      <w:r w:rsidRPr="0084048C">
        <w:rPr>
          <w:rFonts w:cs="Times New Roman"/>
          <w:b/>
        </w:rPr>
        <w:t xml:space="preserve">#- Differences in the limited pro-TGRL samples (n-5) </w:t>
      </w:r>
    </w:p>
    <w:p w14:paraId="50D053EB" w14:textId="77777777" w:rsidR="002C6F61" w:rsidRPr="0084048C" w:rsidRDefault="002C6F61" w:rsidP="00684EED">
      <w:pPr>
        <w:contextualSpacing/>
        <w:rPr>
          <w:ins w:id="128" w:author="Tony" w:date="2017-07-28T15:49:00Z"/>
          <w:rFonts w:cs="Times New Roman"/>
          <w:b/>
        </w:rPr>
      </w:pPr>
    </w:p>
    <w:p w14:paraId="63302BFF" w14:textId="77777777" w:rsidR="00865229" w:rsidRPr="0084048C" w:rsidRDefault="00865229" w:rsidP="00684EED">
      <w:pPr>
        <w:contextualSpacing/>
        <w:rPr>
          <w:ins w:id="129" w:author="Tony" w:date="2017-08-23T15:32:00Z"/>
          <w:rFonts w:cs="Times New Roman"/>
        </w:rPr>
      </w:pPr>
      <w:ins w:id="130" w:author="Tony" w:date="2017-08-23T15:28:00Z">
        <w:r w:rsidRPr="0084048C">
          <w:rPr>
            <w:rFonts w:cs="Times New Roman"/>
          </w:rPr>
          <w:t xml:space="preserve">The non-esterified pool </w:t>
        </w:r>
      </w:ins>
      <w:ins w:id="131" w:author="Tony" w:date="2017-08-23T15:29:00Z">
        <w:r w:rsidRPr="0084048C">
          <w:rPr>
            <w:rFonts w:cs="Times New Roman"/>
          </w:rPr>
          <w:t>revealed few changes in specific FAs postpradial, but</w:t>
        </w:r>
      </w:ins>
      <w:ins w:id="132" w:author="Tony" w:date="2017-08-23T15:31:00Z">
        <w:r w:rsidRPr="0084048C">
          <w:rPr>
            <w:rFonts w:cs="Times New Roman"/>
          </w:rPr>
          <w:t xml:space="preserve"> a distinct oxylipin signature revealing general enrichment in</w:t>
        </w:r>
      </w:ins>
      <w:ins w:id="133" w:author="Tony" w:date="2017-08-23T15:32:00Z">
        <w:r w:rsidRPr="0084048C">
          <w:rPr>
            <w:rFonts w:cs="Times New Roman"/>
          </w:rPr>
          <w:t xml:space="preserve"> mid chain alcohols, diols and ketones</w:t>
        </w:r>
      </w:ins>
    </w:p>
    <w:p w14:paraId="4A14B65E" w14:textId="0B4AEADA" w:rsidR="00A94BB7" w:rsidRPr="0084048C" w:rsidRDefault="00E569D9" w:rsidP="00684EED">
      <w:pPr>
        <w:contextualSpacing/>
        <w:rPr>
          <w:ins w:id="134" w:author="Tony" w:date="2017-08-23T15:34:00Z"/>
          <w:rFonts w:cs="Times New Roman"/>
        </w:rPr>
      </w:pPr>
      <w:ins w:id="135" w:author="Tony" w:date="2017-07-28T15:52:00Z">
        <w:r w:rsidRPr="0084048C">
          <w:rPr>
            <w:rFonts w:cs="Times New Roman"/>
          </w:rPr>
          <w:t>Pro</w:t>
        </w:r>
      </w:ins>
      <w:ins w:id="136" w:author="Tony" w:date="2017-09-06T15:47:00Z">
        <w:r w:rsidRPr="0084048C">
          <w:rPr>
            <w:rFonts w:cs="Times New Roman"/>
          </w:rPr>
          <w:t xml:space="preserve"> in particular</w:t>
        </w:r>
      </w:ins>
      <w:ins w:id="137" w:author="Tony" w:date="2017-07-28T15:52:00Z">
        <w:r w:rsidR="00805F25" w:rsidRPr="0084048C">
          <w:rPr>
            <w:rFonts w:cs="Times New Roman"/>
          </w:rPr>
          <w:t xml:space="preserve"> </w:t>
        </w:r>
      </w:ins>
      <w:ins w:id="138" w:author="Tony" w:date="2017-08-23T15:34:00Z">
        <w:r w:rsidR="00A94BB7" w:rsidRPr="0084048C">
          <w:rPr>
            <w:rFonts w:cs="Times New Roman"/>
          </w:rPr>
          <w:t xml:space="preserve">enriched in LOX </w:t>
        </w:r>
      </w:ins>
      <w:ins w:id="139" w:author="Tony" w:date="2017-08-23T15:47:00Z">
        <w:r w:rsidR="002F0244" w:rsidRPr="0084048C">
          <w:rPr>
            <w:rFonts w:cs="Times New Roman"/>
          </w:rPr>
          <w:t>(and CYP/sEH</w:t>
        </w:r>
      </w:ins>
      <w:ins w:id="140" w:author="Tony" w:date="2017-08-23T15:48:00Z">
        <w:r w:rsidR="002F0244" w:rsidRPr="0084048C">
          <w:rPr>
            <w:rFonts w:cs="Times New Roman"/>
          </w:rPr>
          <w:t>)</w:t>
        </w:r>
      </w:ins>
      <w:ins w:id="141" w:author="Tony" w:date="2017-08-23T15:47:00Z">
        <w:r w:rsidR="002F0244" w:rsidRPr="0084048C">
          <w:rPr>
            <w:rFonts w:cs="Times New Roman"/>
          </w:rPr>
          <w:t xml:space="preserve"> </w:t>
        </w:r>
      </w:ins>
      <w:ins w:id="142" w:author="Tony" w:date="2017-08-23T15:34:00Z">
        <w:r w:rsidR="00A94BB7" w:rsidRPr="0084048C">
          <w:rPr>
            <w:rFonts w:cs="Times New Roman"/>
          </w:rPr>
          <w:t xml:space="preserve">metabolites of </w:t>
        </w:r>
      </w:ins>
      <w:ins w:id="143" w:author="Tony" w:date="2017-09-06T15:46:00Z">
        <w:r w:rsidR="00552C83" w:rsidRPr="0084048C">
          <w:rPr>
            <w:rFonts w:cs="Times New Roman"/>
          </w:rPr>
          <w:t>LA</w:t>
        </w:r>
      </w:ins>
      <w:ins w:id="144" w:author="Tony" w:date="2017-08-23T15:34:00Z">
        <w:r w:rsidR="00A94BB7" w:rsidRPr="0084048C">
          <w:rPr>
            <w:rFonts w:cs="Times New Roman"/>
          </w:rPr>
          <w:t xml:space="preserve"> and </w:t>
        </w:r>
      </w:ins>
      <w:ins w:id="145" w:author="Tony" w:date="2017-09-06T15:46:00Z">
        <w:r w:rsidR="00552C83" w:rsidRPr="0084048C">
          <w:rPr>
            <w:rFonts w:cs="Times New Roman"/>
          </w:rPr>
          <w:t>ALA</w:t>
        </w:r>
      </w:ins>
    </w:p>
    <w:p w14:paraId="17A52119" w14:textId="77777777" w:rsidR="00805F25" w:rsidRPr="0084048C" w:rsidRDefault="00805F25" w:rsidP="00684EED">
      <w:pPr>
        <w:contextualSpacing/>
        <w:rPr>
          <w:rFonts w:cs="Times New Roman"/>
          <w:b/>
        </w:rPr>
      </w:pPr>
    </w:p>
    <w:p w14:paraId="34F3739B" w14:textId="77777777" w:rsidR="002C6F61" w:rsidRPr="0084048C" w:rsidRDefault="002C6F61" w:rsidP="00684EED">
      <w:pPr>
        <w:contextualSpacing/>
        <w:rPr>
          <w:rFonts w:cs="Times New Roman"/>
          <w:b/>
        </w:rPr>
      </w:pPr>
      <w:r w:rsidRPr="0084048C">
        <w:rPr>
          <w:rFonts w:cs="Times New Roman"/>
          <w:b/>
        </w:rPr>
        <w:t xml:space="preserve">Results: </w:t>
      </w:r>
    </w:p>
    <w:p w14:paraId="7AA6CBA2" w14:textId="77777777" w:rsidR="002C6F61" w:rsidRPr="0084048C" w:rsidRDefault="002C6F61" w:rsidP="002C6F61">
      <w:pPr>
        <w:pStyle w:val="ListParagraph"/>
        <w:numPr>
          <w:ilvl w:val="0"/>
          <w:numId w:val="9"/>
        </w:numPr>
        <w:rPr>
          <w:rFonts w:cs="Times New Roman"/>
        </w:rPr>
      </w:pPr>
      <w:r w:rsidRPr="0084048C">
        <w:rPr>
          <w:rFonts w:cs="Times New Roman"/>
        </w:rPr>
        <w:t>Saturated fatty acid (arachidic and stearic acids) are most significantly increased in esterified pool in response to the meal</w:t>
      </w:r>
      <w:r w:rsidR="00482FF3" w:rsidRPr="0084048C">
        <w:rPr>
          <w:rFonts w:cs="Times New Roman"/>
        </w:rPr>
        <w:t>.</w:t>
      </w:r>
      <w:ins w:id="146" w:author="Tony" w:date="2017-07-28T12:57:00Z">
        <w:r w:rsidR="009C78D5" w:rsidRPr="0084048C">
          <w:rPr>
            <w:rFonts w:cs="Times New Roman"/>
          </w:rPr>
          <w:t xml:space="preserve"> Significant depletion in </w:t>
        </w:r>
      </w:ins>
      <w:ins w:id="147" w:author="Tony" w:date="2017-08-23T15:49:00Z">
        <w:r w:rsidR="009A3E5A" w:rsidRPr="0084048C">
          <w:rPr>
            <w:rFonts w:cs="Times New Roman"/>
          </w:rPr>
          <w:t>sev</w:t>
        </w:r>
      </w:ins>
      <w:ins w:id="148" w:author="Tony" w:date="2017-08-23T15:50:00Z">
        <w:r w:rsidR="009A3E5A" w:rsidRPr="0084048C">
          <w:rPr>
            <w:rFonts w:cs="Times New Roman"/>
          </w:rPr>
          <w:t>e</w:t>
        </w:r>
      </w:ins>
      <w:ins w:id="149" w:author="Tony" w:date="2017-08-23T15:49:00Z">
        <w:r w:rsidR="009A3E5A" w:rsidRPr="0084048C">
          <w:rPr>
            <w:rFonts w:cs="Times New Roman"/>
          </w:rPr>
          <w:t>ral abundant n-6 and</w:t>
        </w:r>
      </w:ins>
      <w:ins w:id="150" w:author="Tony" w:date="2017-07-28T12:58:00Z">
        <w:r w:rsidR="009C78D5" w:rsidRPr="0084048C">
          <w:rPr>
            <w:rFonts w:cs="Times New Roman"/>
          </w:rPr>
          <w:t xml:space="preserve"> </w:t>
        </w:r>
      </w:ins>
      <w:ins w:id="151" w:author="Tony" w:date="2017-07-28T12:57:00Z">
        <w:r w:rsidR="009C78D5" w:rsidRPr="0084048C">
          <w:rPr>
            <w:rFonts w:cs="Times New Roman"/>
          </w:rPr>
          <w:t>n-3 PUFA</w:t>
        </w:r>
      </w:ins>
      <w:ins w:id="152" w:author="Tony" w:date="2017-08-23T15:49:00Z">
        <w:r w:rsidR="009A3E5A" w:rsidRPr="0084048C">
          <w:rPr>
            <w:rFonts w:cs="Times New Roman"/>
          </w:rPr>
          <w:t>.</w:t>
        </w:r>
      </w:ins>
    </w:p>
    <w:p w14:paraId="6BDF0D3F" w14:textId="77777777" w:rsidR="002C6F61" w:rsidRPr="0084048C" w:rsidRDefault="009A3E5A" w:rsidP="002C6F61">
      <w:pPr>
        <w:pStyle w:val="ListParagraph"/>
        <w:numPr>
          <w:ilvl w:val="0"/>
          <w:numId w:val="9"/>
        </w:numPr>
        <w:rPr>
          <w:ins w:id="153" w:author="Tony" w:date="2017-07-28T13:00:00Z"/>
          <w:rFonts w:cs="Times New Roman"/>
        </w:rPr>
      </w:pPr>
      <w:ins w:id="154" w:author="Tony" w:date="2017-08-23T15:49:00Z">
        <w:r w:rsidRPr="0084048C">
          <w:rPr>
            <w:rFonts w:cs="Times New Roman"/>
          </w:rPr>
          <w:t xml:space="preserve">In the esterified pool </w:t>
        </w:r>
      </w:ins>
      <w:del w:id="155" w:author="Tony" w:date="2017-08-23T15:49:00Z">
        <w:r w:rsidR="005A6D03" w:rsidRPr="0084048C" w:rsidDel="009A3E5A">
          <w:rPr>
            <w:rFonts w:cs="Times New Roman"/>
          </w:rPr>
          <w:delText>D</w:delText>
        </w:r>
      </w:del>
      <w:ins w:id="156" w:author="Tony" w:date="2017-08-23T15:49:00Z">
        <w:r w:rsidRPr="0084048C">
          <w:rPr>
            <w:rFonts w:cs="Times New Roman"/>
          </w:rPr>
          <w:t>d</w:t>
        </w:r>
      </w:ins>
      <w:r w:rsidR="005A6D03" w:rsidRPr="0084048C">
        <w:rPr>
          <w:rFonts w:cs="Times New Roman"/>
        </w:rPr>
        <w:t>iols were the only group of oxylipins that were observed to</w:t>
      </w:r>
      <w:r w:rsidR="00115469" w:rsidRPr="0084048C">
        <w:rPr>
          <w:rFonts w:cs="Times New Roman"/>
        </w:rPr>
        <w:t xml:space="preserve"> </w:t>
      </w:r>
      <w:r w:rsidR="005A6D03" w:rsidRPr="0084048C">
        <w:rPr>
          <w:rFonts w:cs="Times New Roman"/>
        </w:rPr>
        <w:t xml:space="preserve">be affected due to the meal. </w:t>
      </w:r>
      <w:r w:rsidR="002C6F61" w:rsidRPr="0084048C">
        <w:rPr>
          <w:rFonts w:cs="Times New Roman"/>
        </w:rPr>
        <w:t>No significant changes</w:t>
      </w:r>
      <w:ins w:id="157" w:author="Tony" w:date="2017-07-28T13:01:00Z">
        <w:r w:rsidR="009C78D5" w:rsidRPr="0084048C">
          <w:rPr>
            <w:rFonts w:cs="Times New Roman"/>
          </w:rPr>
          <w:t xml:space="preserve"> were observed</w:t>
        </w:r>
      </w:ins>
      <w:r w:rsidR="002C6F61" w:rsidRPr="0084048C">
        <w:rPr>
          <w:rFonts w:cs="Times New Roman"/>
        </w:rPr>
        <w:t xml:space="preserve"> in mid chain alcohols, ketones, epoxides, prostaglandins and triols in the esterified fatty acids. </w:t>
      </w:r>
    </w:p>
    <w:p w14:paraId="670C0C6A" w14:textId="541D6B1F" w:rsidR="009C78D5" w:rsidRPr="0084048C" w:rsidRDefault="009C78D5" w:rsidP="002C6F61">
      <w:pPr>
        <w:pStyle w:val="ListParagraph"/>
        <w:numPr>
          <w:ilvl w:val="0"/>
          <w:numId w:val="9"/>
        </w:numPr>
        <w:rPr>
          <w:rFonts w:cs="Times New Roman"/>
        </w:rPr>
      </w:pPr>
      <w:ins w:id="158" w:author="Tony" w:date="2017-07-28T13:00:00Z">
        <w:r w:rsidRPr="0084048C">
          <w:rPr>
            <w:rFonts w:cs="Times New Roman"/>
          </w:rPr>
          <w:t>In contrast, in the NEFA pool, there was enrichment in representatives of several oxylipin classes postprandially</w:t>
        </w:r>
      </w:ins>
    </w:p>
    <w:p w14:paraId="54453950" w14:textId="21CDF813" w:rsidR="00557C49" w:rsidRPr="0084048C" w:rsidRDefault="0063250C" w:rsidP="00684EED">
      <w:pPr>
        <w:pStyle w:val="ListParagraph"/>
        <w:numPr>
          <w:ilvl w:val="0"/>
          <w:numId w:val="9"/>
        </w:numPr>
        <w:rPr>
          <w:rFonts w:cs="Times New Roman"/>
        </w:rPr>
      </w:pPr>
      <w:r w:rsidRPr="0084048C">
        <w:rPr>
          <w:rFonts w:cs="Times New Roman"/>
        </w:rPr>
        <w:lastRenderedPageBreak/>
        <w:t xml:space="preserve">When the subsets of pro- and anti- TGRL were </w:t>
      </w:r>
      <w:del w:id="159" w:author="Tony" w:date="2017-08-23T15:53:00Z">
        <w:r w:rsidRPr="0084048C" w:rsidDel="009A3E5A">
          <w:rPr>
            <w:rFonts w:cs="Times New Roman"/>
          </w:rPr>
          <w:delText>used to compare</w:delText>
        </w:r>
      </w:del>
      <w:ins w:id="160" w:author="Tony" w:date="2017-08-23T15:53:00Z">
        <w:r w:rsidR="009A3E5A" w:rsidRPr="0084048C">
          <w:rPr>
            <w:rFonts w:cs="Times New Roman"/>
          </w:rPr>
          <w:t>analyzed for</w:t>
        </w:r>
      </w:ins>
      <w:r w:rsidRPr="0084048C">
        <w:rPr>
          <w:rFonts w:cs="Times New Roman"/>
        </w:rPr>
        <w:t xml:space="preserve"> fasting to PP changes, t</w:t>
      </w:r>
      <w:r w:rsidR="00557C49" w:rsidRPr="0084048C">
        <w:rPr>
          <w:rFonts w:cs="Times New Roman"/>
        </w:rPr>
        <w:t xml:space="preserve">here </w:t>
      </w:r>
      <w:r w:rsidRPr="0084048C">
        <w:rPr>
          <w:rFonts w:cs="Times New Roman"/>
        </w:rPr>
        <w:t>were</w:t>
      </w:r>
      <w:r w:rsidR="00557C49" w:rsidRPr="0084048C">
        <w:rPr>
          <w:rFonts w:cs="Times New Roman"/>
        </w:rPr>
        <w:t xml:space="preserve"> no significant difference</w:t>
      </w:r>
      <w:ins w:id="161" w:author="Tony" w:date="2017-08-23T15:54:00Z">
        <w:r w:rsidR="009A3E5A" w:rsidRPr="0084048C">
          <w:rPr>
            <w:rFonts w:cs="Times New Roman"/>
          </w:rPr>
          <w:t>s</w:t>
        </w:r>
      </w:ins>
      <w:r w:rsidR="00557C49" w:rsidRPr="0084048C">
        <w:rPr>
          <w:rFonts w:cs="Times New Roman"/>
        </w:rPr>
        <w:t xml:space="preserve"> in anti-TGRL </w:t>
      </w:r>
      <w:r w:rsidRPr="0084048C">
        <w:rPr>
          <w:rFonts w:cs="Times New Roman"/>
        </w:rPr>
        <w:t xml:space="preserve">in response to the meal. </w:t>
      </w:r>
      <w:ins w:id="162" w:author="Tony" w:date="2017-07-28T13:03:00Z">
        <w:r w:rsidR="009C78D5" w:rsidRPr="0084048C">
          <w:rPr>
            <w:rFonts w:cs="Times New Roman"/>
          </w:rPr>
          <w:t>Analysis of p</w:t>
        </w:r>
      </w:ins>
      <w:ins w:id="163" w:author="Tony" w:date="2017-07-28T13:02:00Z">
        <w:r w:rsidR="009A3E5A" w:rsidRPr="0084048C">
          <w:rPr>
            <w:rFonts w:cs="Times New Roman"/>
          </w:rPr>
          <w:t xml:space="preserve">ro-TGRL </w:t>
        </w:r>
      </w:ins>
      <w:ins w:id="164" w:author="Tony" w:date="2017-08-23T15:52:00Z">
        <w:r w:rsidR="009A3E5A" w:rsidRPr="0084048C">
          <w:rPr>
            <w:rFonts w:cs="Times New Roman"/>
          </w:rPr>
          <w:t>revealed enrichment in representatives from several oxylipin classes--</w:t>
        </w:r>
      </w:ins>
      <w:ins w:id="165" w:author="Tony" w:date="2017-07-28T13:03:00Z">
        <w:r w:rsidR="009C78D5" w:rsidRPr="0084048C">
          <w:rPr>
            <w:rFonts w:cs="Times New Roman"/>
          </w:rPr>
          <w:t xml:space="preserve">a subset of </w:t>
        </w:r>
      </w:ins>
      <w:ins w:id="166" w:author="Tony" w:date="2017-07-28T13:04:00Z">
        <w:r w:rsidR="009C78D5" w:rsidRPr="0084048C">
          <w:rPr>
            <w:rFonts w:cs="Times New Roman"/>
          </w:rPr>
          <w:t xml:space="preserve">the </w:t>
        </w:r>
      </w:ins>
      <w:ins w:id="167" w:author="Tony" w:date="2017-07-28T13:03:00Z">
        <w:r w:rsidR="009C78D5" w:rsidRPr="0084048C">
          <w:rPr>
            <w:rFonts w:cs="Times New Roman"/>
          </w:rPr>
          <w:t>differences</w:t>
        </w:r>
      </w:ins>
      <w:ins w:id="168" w:author="Tony" w:date="2017-07-28T13:04:00Z">
        <w:r w:rsidR="009C78D5" w:rsidRPr="0084048C">
          <w:rPr>
            <w:rFonts w:cs="Times New Roman"/>
          </w:rPr>
          <w:t xml:space="preserve"> across all samples.</w:t>
        </w:r>
      </w:ins>
      <w:ins w:id="169" w:author="Tony" w:date="2017-09-06T15:48:00Z">
        <w:r w:rsidR="002946CC" w:rsidRPr="0084048C">
          <w:rPr>
            <w:rFonts w:cs="Times New Roman"/>
          </w:rPr>
          <w:t xml:space="preserve"> Notable were products of LA and ALA metabolism through CYP/sEH and to a lesser extent LOX</w:t>
        </w:r>
      </w:ins>
      <w:ins w:id="170" w:author="Tony" w:date="2017-09-06T15:49:00Z">
        <w:r w:rsidR="002946CC" w:rsidRPr="0084048C">
          <w:rPr>
            <w:rFonts w:cs="Times New Roman"/>
          </w:rPr>
          <w:t>.</w:t>
        </w:r>
      </w:ins>
    </w:p>
    <w:p w14:paraId="7EB4A719" w14:textId="77777777" w:rsidR="0024246F" w:rsidRPr="0084048C" w:rsidRDefault="0024246F" w:rsidP="00684EED">
      <w:pPr>
        <w:contextualSpacing/>
        <w:rPr>
          <w:rFonts w:cs="Times New Roman"/>
          <w:b/>
        </w:rPr>
      </w:pPr>
    </w:p>
    <w:p w14:paraId="737B5FA4" w14:textId="77777777" w:rsidR="0024246F" w:rsidRPr="0084048C" w:rsidRDefault="0015573C" w:rsidP="00684EED">
      <w:pPr>
        <w:contextualSpacing/>
        <w:rPr>
          <w:ins w:id="171" w:author="Tony" w:date="2017-07-28T13:05:00Z"/>
          <w:rFonts w:cs="Times New Roman"/>
          <w:b/>
        </w:rPr>
      </w:pPr>
      <w:r w:rsidRPr="0084048C">
        <w:rPr>
          <w:rFonts w:cs="Times New Roman"/>
          <w:b/>
        </w:rPr>
        <w:t xml:space="preserve">A </w:t>
      </w:r>
      <w:r w:rsidR="00612E23" w:rsidRPr="0084048C">
        <w:rPr>
          <w:rFonts w:cs="Times New Roman"/>
          <w:b/>
        </w:rPr>
        <w:t>hierarchical</w:t>
      </w:r>
      <w:r w:rsidRPr="0084048C">
        <w:rPr>
          <w:rFonts w:cs="Times New Roman"/>
          <w:b/>
        </w:rPr>
        <w:t xml:space="preserve"> clustering of samples was performed. Figure represents the sample </w:t>
      </w:r>
      <w:commentRangeStart w:id="172"/>
      <w:r w:rsidRPr="0084048C">
        <w:rPr>
          <w:rFonts w:cs="Times New Roman"/>
          <w:b/>
        </w:rPr>
        <w:t>clustering</w:t>
      </w:r>
      <w:commentRangeEnd w:id="172"/>
      <w:r w:rsidR="00555A7B" w:rsidRPr="0084048C">
        <w:rPr>
          <w:rStyle w:val="CommentReference"/>
          <w:rFonts w:cs="Times New Roman"/>
        </w:rPr>
        <w:commentReference w:id="172"/>
      </w:r>
      <w:r w:rsidRPr="0084048C">
        <w:rPr>
          <w:rFonts w:cs="Times New Roman"/>
          <w:b/>
        </w:rPr>
        <w:t xml:space="preserve">. </w:t>
      </w:r>
    </w:p>
    <w:p w14:paraId="5F1116A1" w14:textId="77777777" w:rsidR="00555A7B" w:rsidRPr="0084048C" w:rsidRDefault="00555A7B" w:rsidP="00684EED">
      <w:pPr>
        <w:contextualSpacing/>
        <w:rPr>
          <w:ins w:id="173" w:author="Tony" w:date="2017-07-28T13:15:00Z"/>
          <w:rFonts w:cs="Times New Roman"/>
        </w:rPr>
      </w:pPr>
      <w:ins w:id="174" w:author="Tony" w:date="2017-07-28T13:05:00Z">
        <w:r w:rsidRPr="0084048C">
          <w:rPr>
            <w:rFonts w:cs="Times New Roman"/>
          </w:rPr>
          <w:t>Which features were used, etc?</w:t>
        </w:r>
      </w:ins>
    </w:p>
    <w:p w14:paraId="2D9E08AA" w14:textId="77777777" w:rsidR="006112C9" w:rsidRPr="0084048C" w:rsidRDefault="006112C9" w:rsidP="00684EED">
      <w:pPr>
        <w:contextualSpacing/>
        <w:rPr>
          <w:rFonts w:cs="Times New Roman"/>
        </w:rPr>
      </w:pPr>
      <w:ins w:id="175" w:author="Tony" w:date="2017-07-28T13:15:00Z">
        <w:r w:rsidRPr="0084048C">
          <w:rPr>
            <w:rFonts w:cs="Times New Roman"/>
          </w:rPr>
          <w:t>This analysis probably should be moved up in the sequence, i.e. before individual analytes.</w:t>
        </w:r>
      </w:ins>
    </w:p>
    <w:p w14:paraId="22BF23FF" w14:textId="77777777" w:rsidR="0024246F" w:rsidRPr="0084048C" w:rsidRDefault="0024246F" w:rsidP="00684EED">
      <w:pPr>
        <w:contextualSpacing/>
        <w:rPr>
          <w:rFonts w:cs="Times New Roman"/>
          <w:b/>
        </w:rPr>
      </w:pPr>
      <w:r w:rsidRPr="0084048C">
        <w:rPr>
          <w:rFonts w:cs="Times New Roman"/>
          <w:noProof/>
        </w:rPr>
        <w:drawing>
          <wp:inline distT="0" distB="0" distL="0" distR="0" wp14:anchorId="51B2C442" wp14:editId="52200931">
            <wp:extent cx="5514449" cy="5514449"/>
            <wp:effectExtent l="0" t="0" r="0" b="0"/>
            <wp:docPr id="2" name="Picture 2" descr="http://www.metaboanalyst.ca/MetaboAnalyst/resources/users/guest4045456501338847402tmp/tree_0_dpi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aboanalyst.ca/MetaboAnalyst/resources/users/guest4045456501338847402tmp/tree_0_dpi3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5788" cy="5515788"/>
                    </a:xfrm>
                    <a:prstGeom prst="rect">
                      <a:avLst/>
                    </a:prstGeom>
                    <a:noFill/>
                    <a:ln>
                      <a:noFill/>
                    </a:ln>
                  </pic:spPr>
                </pic:pic>
              </a:graphicData>
            </a:graphic>
          </wp:inline>
        </w:drawing>
      </w:r>
    </w:p>
    <w:p w14:paraId="19D4B6FF" w14:textId="77777777" w:rsidR="007342C4" w:rsidRPr="0084048C" w:rsidRDefault="007342C4" w:rsidP="00684EED">
      <w:pPr>
        <w:contextualSpacing/>
        <w:rPr>
          <w:rFonts w:cs="Times New Roman"/>
          <w:b/>
        </w:rPr>
      </w:pPr>
      <w:r w:rsidRPr="0084048C">
        <w:rPr>
          <w:rFonts w:cs="Times New Roman"/>
          <w:b/>
        </w:rPr>
        <w:t xml:space="preserve">Anti- </w:t>
      </w:r>
    </w:p>
    <w:tbl>
      <w:tblPr>
        <w:tblW w:w="5760" w:type="dxa"/>
        <w:tblCellMar>
          <w:top w:w="15" w:type="dxa"/>
          <w:bottom w:w="15" w:type="dxa"/>
        </w:tblCellMar>
        <w:tblLook w:val="04A0" w:firstRow="1" w:lastRow="0" w:firstColumn="1" w:lastColumn="0" w:noHBand="0" w:noVBand="1"/>
      </w:tblPr>
      <w:tblGrid>
        <w:gridCol w:w="960"/>
        <w:gridCol w:w="960"/>
        <w:gridCol w:w="960"/>
        <w:gridCol w:w="960"/>
        <w:gridCol w:w="960"/>
        <w:gridCol w:w="960"/>
      </w:tblGrid>
      <w:tr w:rsidR="007342C4" w:rsidRPr="0084048C" w14:paraId="677A9554" w14:textId="77777777" w:rsidTr="007342C4">
        <w:trPr>
          <w:trHeight w:val="290"/>
        </w:trPr>
        <w:tc>
          <w:tcPr>
            <w:tcW w:w="960" w:type="dxa"/>
            <w:tcBorders>
              <w:top w:val="nil"/>
              <w:left w:val="nil"/>
              <w:bottom w:val="nil"/>
              <w:right w:val="nil"/>
            </w:tcBorders>
            <w:noWrap/>
            <w:vAlign w:val="bottom"/>
            <w:hideMark/>
          </w:tcPr>
          <w:p w14:paraId="107D0172"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D229-F</w:t>
            </w:r>
          </w:p>
        </w:tc>
        <w:tc>
          <w:tcPr>
            <w:tcW w:w="960" w:type="dxa"/>
            <w:tcBorders>
              <w:top w:val="nil"/>
              <w:left w:val="nil"/>
              <w:bottom w:val="nil"/>
              <w:right w:val="nil"/>
            </w:tcBorders>
            <w:noWrap/>
            <w:vAlign w:val="bottom"/>
            <w:hideMark/>
          </w:tcPr>
          <w:p w14:paraId="26AD3DB8"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D360-F</w:t>
            </w:r>
          </w:p>
        </w:tc>
        <w:tc>
          <w:tcPr>
            <w:tcW w:w="960" w:type="dxa"/>
            <w:tcBorders>
              <w:top w:val="nil"/>
              <w:left w:val="nil"/>
              <w:bottom w:val="nil"/>
              <w:right w:val="nil"/>
            </w:tcBorders>
            <w:noWrap/>
            <w:vAlign w:val="bottom"/>
            <w:hideMark/>
          </w:tcPr>
          <w:p w14:paraId="5F25845F"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D384-F</w:t>
            </w:r>
          </w:p>
        </w:tc>
        <w:tc>
          <w:tcPr>
            <w:tcW w:w="960" w:type="dxa"/>
            <w:tcBorders>
              <w:top w:val="nil"/>
              <w:left w:val="nil"/>
              <w:bottom w:val="nil"/>
              <w:right w:val="nil"/>
            </w:tcBorders>
            <w:noWrap/>
            <w:vAlign w:val="bottom"/>
            <w:hideMark/>
          </w:tcPr>
          <w:p w14:paraId="3D542A1F"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D391-F</w:t>
            </w:r>
          </w:p>
        </w:tc>
        <w:tc>
          <w:tcPr>
            <w:tcW w:w="960" w:type="dxa"/>
            <w:tcBorders>
              <w:top w:val="nil"/>
              <w:left w:val="nil"/>
              <w:bottom w:val="nil"/>
              <w:right w:val="nil"/>
            </w:tcBorders>
            <w:noWrap/>
            <w:vAlign w:val="bottom"/>
            <w:hideMark/>
          </w:tcPr>
          <w:p w14:paraId="60E0B988"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D75-F</w:t>
            </w:r>
          </w:p>
        </w:tc>
        <w:tc>
          <w:tcPr>
            <w:tcW w:w="960" w:type="dxa"/>
            <w:tcBorders>
              <w:top w:val="nil"/>
              <w:left w:val="nil"/>
              <w:bottom w:val="nil"/>
              <w:right w:val="nil"/>
            </w:tcBorders>
            <w:noWrap/>
            <w:vAlign w:val="bottom"/>
            <w:hideMark/>
          </w:tcPr>
          <w:p w14:paraId="283A812E" w14:textId="77777777" w:rsidR="007342C4" w:rsidRPr="0084048C" w:rsidRDefault="007342C4" w:rsidP="007342C4">
            <w:pPr>
              <w:spacing w:after="0" w:line="240" w:lineRule="auto"/>
              <w:rPr>
                <w:rFonts w:eastAsia="Times New Roman" w:cs="Times New Roman"/>
                <w:color w:val="000000"/>
              </w:rPr>
            </w:pPr>
          </w:p>
        </w:tc>
      </w:tr>
    </w:tbl>
    <w:p w14:paraId="64BFACA0" w14:textId="77777777" w:rsidR="007342C4" w:rsidRPr="0084048C" w:rsidRDefault="007342C4" w:rsidP="00684EED">
      <w:pPr>
        <w:contextualSpacing/>
        <w:rPr>
          <w:rFonts w:cs="Times New Roman"/>
          <w:b/>
        </w:rPr>
      </w:pPr>
    </w:p>
    <w:p w14:paraId="284E72A8" w14:textId="77777777" w:rsidR="007342C4" w:rsidRPr="0084048C" w:rsidRDefault="007342C4" w:rsidP="00684EED">
      <w:pPr>
        <w:contextualSpacing/>
        <w:rPr>
          <w:rFonts w:cs="Times New Roman"/>
          <w:b/>
        </w:rPr>
      </w:pPr>
      <w:r w:rsidRPr="0084048C">
        <w:rPr>
          <w:rFonts w:cs="Times New Roman"/>
          <w:b/>
        </w:rPr>
        <w:t xml:space="preserve">Pro- </w:t>
      </w:r>
    </w:p>
    <w:tbl>
      <w:tblPr>
        <w:tblW w:w="4800" w:type="dxa"/>
        <w:tblCellMar>
          <w:top w:w="15" w:type="dxa"/>
          <w:bottom w:w="15" w:type="dxa"/>
        </w:tblCellMar>
        <w:tblLook w:val="04A0" w:firstRow="1" w:lastRow="0" w:firstColumn="1" w:lastColumn="0" w:noHBand="0" w:noVBand="1"/>
      </w:tblPr>
      <w:tblGrid>
        <w:gridCol w:w="960"/>
        <w:gridCol w:w="960"/>
        <w:gridCol w:w="960"/>
        <w:gridCol w:w="960"/>
        <w:gridCol w:w="960"/>
      </w:tblGrid>
      <w:tr w:rsidR="007342C4" w:rsidRPr="0084048C" w14:paraId="364C0EE2" w14:textId="77777777" w:rsidTr="007342C4">
        <w:trPr>
          <w:trHeight w:val="290"/>
        </w:trPr>
        <w:tc>
          <w:tcPr>
            <w:tcW w:w="960" w:type="dxa"/>
            <w:tcBorders>
              <w:top w:val="nil"/>
              <w:left w:val="nil"/>
              <w:bottom w:val="nil"/>
              <w:right w:val="nil"/>
            </w:tcBorders>
            <w:noWrap/>
            <w:vAlign w:val="bottom"/>
            <w:hideMark/>
          </w:tcPr>
          <w:p w14:paraId="64916C86"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D274-F</w:t>
            </w:r>
          </w:p>
        </w:tc>
        <w:tc>
          <w:tcPr>
            <w:tcW w:w="960" w:type="dxa"/>
            <w:tcBorders>
              <w:top w:val="nil"/>
              <w:left w:val="nil"/>
              <w:bottom w:val="nil"/>
              <w:right w:val="nil"/>
            </w:tcBorders>
            <w:noWrap/>
            <w:vAlign w:val="bottom"/>
            <w:hideMark/>
          </w:tcPr>
          <w:p w14:paraId="39FD342F"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D34-F</w:t>
            </w:r>
          </w:p>
        </w:tc>
        <w:tc>
          <w:tcPr>
            <w:tcW w:w="960" w:type="dxa"/>
            <w:tcBorders>
              <w:top w:val="nil"/>
              <w:left w:val="nil"/>
              <w:bottom w:val="nil"/>
              <w:right w:val="nil"/>
            </w:tcBorders>
            <w:noWrap/>
            <w:vAlign w:val="bottom"/>
            <w:hideMark/>
          </w:tcPr>
          <w:p w14:paraId="41C7D14E"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D356-F</w:t>
            </w:r>
          </w:p>
        </w:tc>
        <w:tc>
          <w:tcPr>
            <w:tcW w:w="960" w:type="dxa"/>
            <w:tcBorders>
              <w:top w:val="nil"/>
              <w:left w:val="nil"/>
              <w:bottom w:val="nil"/>
              <w:right w:val="nil"/>
            </w:tcBorders>
            <w:noWrap/>
            <w:vAlign w:val="bottom"/>
            <w:hideMark/>
          </w:tcPr>
          <w:p w14:paraId="29B57C32"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D368-F</w:t>
            </w:r>
          </w:p>
        </w:tc>
        <w:tc>
          <w:tcPr>
            <w:tcW w:w="960" w:type="dxa"/>
            <w:tcBorders>
              <w:top w:val="nil"/>
              <w:left w:val="nil"/>
              <w:bottom w:val="nil"/>
              <w:right w:val="nil"/>
            </w:tcBorders>
            <w:noWrap/>
            <w:vAlign w:val="bottom"/>
            <w:hideMark/>
          </w:tcPr>
          <w:p w14:paraId="326A625B" w14:textId="77777777" w:rsidR="007342C4" w:rsidRPr="0084048C" w:rsidRDefault="007342C4" w:rsidP="007342C4">
            <w:pPr>
              <w:spacing w:after="0" w:line="240" w:lineRule="auto"/>
              <w:rPr>
                <w:rFonts w:eastAsia="Times New Roman" w:cs="Times New Roman"/>
                <w:color w:val="000000"/>
              </w:rPr>
            </w:pPr>
            <w:r w:rsidRPr="0084048C">
              <w:rPr>
                <w:rFonts w:eastAsia="Times New Roman" w:cs="Times New Roman"/>
                <w:color w:val="000000"/>
              </w:rPr>
              <w:t>D370-F</w:t>
            </w:r>
          </w:p>
        </w:tc>
      </w:tr>
    </w:tbl>
    <w:p w14:paraId="1EE3B511" w14:textId="77777777" w:rsidR="007342C4" w:rsidRPr="0084048C" w:rsidRDefault="007342C4" w:rsidP="00684EED">
      <w:pPr>
        <w:contextualSpacing/>
        <w:rPr>
          <w:ins w:id="176" w:author="Tony" w:date="2017-07-28T13:06:00Z"/>
          <w:rFonts w:cs="Times New Roman"/>
          <w:b/>
        </w:rPr>
      </w:pPr>
    </w:p>
    <w:p w14:paraId="20A61329" w14:textId="77777777" w:rsidR="00555A7B" w:rsidRPr="0084048C" w:rsidRDefault="00555A7B" w:rsidP="00684EED">
      <w:pPr>
        <w:contextualSpacing/>
        <w:rPr>
          <w:ins w:id="177" w:author="Tony" w:date="2017-07-28T13:09:00Z"/>
          <w:rFonts w:cs="Times New Roman"/>
        </w:rPr>
      </w:pPr>
      <w:ins w:id="178" w:author="Tony" w:date="2017-07-28T13:08:00Z">
        <w:r w:rsidRPr="0084048C">
          <w:rPr>
            <w:rFonts w:cs="Times New Roman"/>
          </w:rPr>
          <w:t xml:space="preserve">In general there is a clear distinction between the fasting and postprandial samples, </w:t>
        </w:r>
      </w:ins>
      <w:ins w:id="179" w:author="Tony" w:date="2017-07-28T13:09:00Z">
        <w:r w:rsidRPr="0084048C">
          <w:rPr>
            <w:rFonts w:cs="Times New Roman"/>
          </w:rPr>
          <w:t>reflecting the impact of the meal on TGRL composition</w:t>
        </w:r>
      </w:ins>
    </w:p>
    <w:p w14:paraId="1E39D866" w14:textId="77777777" w:rsidR="00555A7B" w:rsidRPr="0084048C" w:rsidRDefault="00555A7B" w:rsidP="00684EED">
      <w:pPr>
        <w:contextualSpacing/>
        <w:rPr>
          <w:ins w:id="180" w:author="Tony" w:date="2017-07-28T13:05:00Z"/>
          <w:rFonts w:cs="Times New Roman"/>
        </w:rPr>
      </w:pPr>
      <w:ins w:id="181" w:author="Tony" w:date="2017-07-28T13:10:00Z">
        <w:r w:rsidRPr="0084048C">
          <w:rPr>
            <w:rFonts w:cs="Times New Roman"/>
          </w:rPr>
          <w:t>There appear to be no pattern to pro</w:t>
        </w:r>
      </w:ins>
      <w:ins w:id="182" w:author="Tony" w:date="2017-08-23T15:54:00Z">
        <w:r w:rsidR="009A3E5A" w:rsidRPr="0084048C">
          <w:rPr>
            <w:rFonts w:cs="Times New Roman"/>
          </w:rPr>
          <w:t>-</w:t>
        </w:r>
      </w:ins>
      <w:ins w:id="183" w:author="Tony" w:date="2017-07-28T13:10:00Z">
        <w:r w:rsidRPr="0084048C">
          <w:rPr>
            <w:rFonts w:cs="Times New Roman"/>
          </w:rPr>
          <w:t xml:space="preserve"> and anti</w:t>
        </w:r>
      </w:ins>
      <w:ins w:id="184" w:author="Tony" w:date="2017-08-23T15:54:00Z">
        <w:r w:rsidR="009A3E5A" w:rsidRPr="0084048C">
          <w:rPr>
            <w:rFonts w:cs="Times New Roman"/>
          </w:rPr>
          <w:t>-</w:t>
        </w:r>
      </w:ins>
      <w:ins w:id="185" w:author="Tony" w:date="2017-07-28T13:10:00Z">
        <w:r w:rsidRPr="0084048C">
          <w:rPr>
            <w:rFonts w:cs="Times New Roman"/>
          </w:rPr>
          <w:t xml:space="preserve"> samples here which is somewhat surprising.  Perhaps a more limited </w:t>
        </w:r>
      </w:ins>
      <w:ins w:id="186" w:author="Tony" w:date="2017-07-28T13:11:00Z">
        <w:r w:rsidRPr="0084048C">
          <w:rPr>
            <w:rFonts w:cs="Times New Roman"/>
          </w:rPr>
          <w:t>set of metabolites would yield a different result, as per PCA analysis?</w:t>
        </w:r>
      </w:ins>
    </w:p>
    <w:p w14:paraId="2C2F85FE" w14:textId="77777777" w:rsidR="00555A7B" w:rsidRPr="0084048C" w:rsidRDefault="00555A7B" w:rsidP="00684EED">
      <w:pPr>
        <w:contextualSpacing/>
        <w:rPr>
          <w:rFonts w:cs="Times New Roman"/>
          <w:b/>
        </w:rPr>
      </w:pPr>
    </w:p>
    <w:p w14:paraId="363418F2" w14:textId="77777777" w:rsidR="00E96DC2" w:rsidRPr="0084048C" w:rsidRDefault="00E96DC2" w:rsidP="00684EED">
      <w:pPr>
        <w:contextualSpacing/>
        <w:rPr>
          <w:rFonts w:cs="Times New Roman"/>
          <w:b/>
        </w:rPr>
      </w:pPr>
      <w:r w:rsidRPr="0084048C">
        <w:rPr>
          <w:rFonts w:cs="Times New Roman"/>
          <w:b/>
        </w:rPr>
        <w:t xml:space="preserve">Pathway analysis: </w:t>
      </w:r>
    </w:p>
    <w:p w14:paraId="07ADD42F" w14:textId="77777777" w:rsidR="00D42DE6" w:rsidRPr="0084048C" w:rsidRDefault="00441271" w:rsidP="00684EED">
      <w:pPr>
        <w:contextualSpacing/>
        <w:rPr>
          <w:rFonts w:cs="Times New Roman"/>
        </w:rPr>
      </w:pPr>
      <w:r w:rsidRPr="0084048C">
        <w:rPr>
          <w:rFonts w:cs="Times New Roman"/>
        </w:rPr>
        <w:t>MetPA perfo</w:t>
      </w:r>
      <w:r w:rsidR="00A144DE" w:rsidRPr="0084048C">
        <w:rPr>
          <w:rFonts w:cs="Times New Roman"/>
        </w:rPr>
        <w:t xml:space="preserve">rmed an over expression test to measure if the set of compounds changing in response to the meal is </w:t>
      </w:r>
      <w:r w:rsidR="00E34554" w:rsidRPr="0084048C">
        <w:rPr>
          <w:rFonts w:cs="Times New Roman"/>
        </w:rPr>
        <w:t xml:space="preserve">from a pathway more than chance. We performed a hypergeometric test. </w:t>
      </w:r>
    </w:p>
    <w:p w14:paraId="32B1C181" w14:textId="77777777" w:rsidR="00662D4D" w:rsidRPr="0084048C" w:rsidRDefault="00E34554" w:rsidP="00684EED">
      <w:pPr>
        <w:contextualSpacing/>
        <w:rPr>
          <w:ins w:id="187" w:author="Tony" w:date="2017-07-28T13:12:00Z"/>
          <w:rFonts w:cs="Times New Roman"/>
        </w:rPr>
      </w:pPr>
      <w:r w:rsidRPr="0084048C">
        <w:rPr>
          <w:rFonts w:cs="Times New Roman"/>
        </w:rPr>
        <w:t xml:space="preserve">Uses information from KEGG and HMDB. </w:t>
      </w:r>
    </w:p>
    <w:p w14:paraId="68592EB4" w14:textId="77777777" w:rsidR="006112C9" w:rsidRPr="0084048C" w:rsidRDefault="006112C9" w:rsidP="00684EED">
      <w:pPr>
        <w:contextualSpacing/>
        <w:rPr>
          <w:ins w:id="188" w:author="Tony" w:date="2017-07-28T13:18:00Z"/>
          <w:rFonts w:cs="Times New Roman"/>
        </w:rPr>
      </w:pPr>
      <w:r w:rsidRPr="0084048C">
        <w:rPr>
          <w:rFonts w:cs="Times New Roman"/>
          <w:noProof/>
        </w:rPr>
        <w:drawing>
          <wp:inline distT="0" distB="0" distL="0" distR="0" wp14:anchorId="320D8840" wp14:editId="4C30C4DC">
            <wp:extent cx="5943600" cy="86042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60425"/>
                    </a:xfrm>
                    <a:prstGeom prst="rect">
                      <a:avLst/>
                    </a:prstGeom>
                  </pic:spPr>
                </pic:pic>
              </a:graphicData>
            </a:graphic>
          </wp:inline>
        </w:drawing>
      </w:r>
      <w:ins w:id="189" w:author="Tony" w:date="2017-07-28T13:18:00Z">
        <w:r w:rsidRPr="0084048C">
          <w:rPr>
            <w:rFonts w:cs="Times New Roman"/>
          </w:rPr>
          <w:t xml:space="preserve"> </w:t>
        </w:r>
      </w:ins>
    </w:p>
    <w:p w14:paraId="40619C1D" w14:textId="77777777" w:rsidR="006112C9" w:rsidRPr="0084048C" w:rsidRDefault="006112C9" w:rsidP="00684EED">
      <w:pPr>
        <w:contextualSpacing/>
        <w:rPr>
          <w:ins w:id="190" w:author="Tony" w:date="2017-07-28T13:18:00Z"/>
          <w:rFonts w:cs="Times New Roman"/>
        </w:rPr>
      </w:pPr>
    </w:p>
    <w:p w14:paraId="7BAECD83" w14:textId="77777777" w:rsidR="00555A7B" w:rsidRPr="0084048C" w:rsidRDefault="00555A7B" w:rsidP="00684EED">
      <w:pPr>
        <w:contextualSpacing/>
        <w:rPr>
          <w:ins w:id="191" w:author="Tony" w:date="2017-07-28T13:12:00Z"/>
          <w:rFonts w:cs="Times New Roman"/>
        </w:rPr>
      </w:pPr>
      <w:ins w:id="192" w:author="Tony" w:date="2017-07-28T13:13:00Z">
        <w:r w:rsidRPr="0084048C">
          <w:rPr>
            <w:rFonts w:cs="Times New Roman"/>
          </w:rPr>
          <w:t xml:space="preserve">This analysis revealed enrichment in </w:t>
        </w:r>
      </w:ins>
      <w:ins w:id="193" w:author="Tony" w:date="2017-07-28T13:14:00Z">
        <w:r w:rsidRPr="0084048C">
          <w:rPr>
            <w:rFonts w:cs="Times New Roman"/>
          </w:rPr>
          <w:t>LA, AA metabolism and FA biosynthesis</w:t>
        </w:r>
        <w:r w:rsidR="006112C9" w:rsidRPr="0084048C">
          <w:rPr>
            <w:rFonts w:cs="Times New Roman"/>
          </w:rPr>
          <w:t xml:space="preserve"> in our data set.</w:t>
        </w:r>
      </w:ins>
    </w:p>
    <w:p w14:paraId="7C0F17A4" w14:textId="77777777" w:rsidR="00555A7B" w:rsidRPr="0084048C" w:rsidRDefault="00555A7B" w:rsidP="00684EED">
      <w:pPr>
        <w:contextualSpacing/>
        <w:rPr>
          <w:rFonts w:cs="Times New Roman"/>
        </w:rPr>
      </w:pPr>
    </w:p>
    <w:p w14:paraId="6A0AF4EC" w14:textId="77777777" w:rsidR="00CC478F" w:rsidRPr="0084048C" w:rsidRDefault="006112C9" w:rsidP="00684EED">
      <w:pPr>
        <w:contextualSpacing/>
        <w:rPr>
          <w:ins w:id="194" w:author="Tony" w:date="2017-07-28T13:19:00Z"/>
          <w:rFonts w:cs="Times New Roman"/>
        </w:rPr>
      </w:pPr>
      <w:ins w:id="195" w:author="Tony" w:date="2017-07-28T13:19:00Z">
        <w:r w:rsidRPr="0084048C">
          <w:rPr>
            <w:rFonts w:cs="Times New Roman"/>
          </w:rPr>
          <w:t>Overall, what do we learn from this analysis</w:t>
        </w:r>
      </w:ins>
      <w:ins w:id="196" w:author="Tony" w:date="2017-08-23T15:55:00Z">
        <w:r w:rsidR="00F50B96" w:rsidRPr="0084048C">
          <w:rPr>
            <w:rFonts w:cs="Times New Roman"/>
          </w:rPr>
          <w:t>?</w:t>
        </w:r>
      </w:ins>
      <w:ins w:id="197" w:author="Tony" w:date="2017-07-28T13:19:00Z">
        <w:r w:rsidRPr="0084048C">
          <w:rPr>
            <w:rFonts w:cs="Times New Roman"/>
          </w:rPr>
          <w:t>:</w:t>
        </w:r>
      </w:ins>
    </w:p>
    <w:p w14:paraId="4162F5CC" w14:textId="77777777" w:rsidR="006112C9" w:rsidRPr="0084048C" w:rsidRDefault="006112C9" w:rsidP="00684EED">
      <w:pPr>
        <w:contextualSpacing/>
        <w:rPr>
          <w:ins w:id="198" w:author="Tony" w:date="2017-07-28T13:20:00Z"/>
          <w:rFonts w:cs="Times New Roman"/>
        </w:rPr>
      </w:pPr>
      <w:ins w:id="199" w:author="Tony" w:date="2017-07-28T13:20:00Z">
        <w:r w:rsidRPr="0084048C">
          <w:rPr>
            <w:rFonts w:cs="Times New Roman"/>
          </w:rPr>
          <w:t>There are consistent changes in TGRL postprandially that reflect the nature of our high fat meal</w:t>
        </w:r>
      </w:ins>
      <w:ins w:id="200" w:author="Tony" w:date="2017-07-28T13:26:00Z">
        <w:r w:rsidR="00DB7D8F" w:rsidRPr="0084048C">
          <w:rPr>
            <w:rFonts w:cs="Times New Roman"/>
          </w:rPr>
          <w:t>.</w:t>
        </w:r>
      </w:ins>
    </w:p>
    <w:p w14:paraId="0C7C7AD0" w14:textId="77777777" w:rsidR="006112C9" w:rsidRPr="0084048C" w:rsidRDefault="006112C9" w:rsidP="00684EED">
      <w:pPr>
        <w:contextualSpacing/>
        <w:rPr>
          <w:ins w:id="201" w:author="Tony" w:date="2017-07-28T13:28:00Z"/>
          <w:rFonts w:cs="Times New Roman"/>
        </w:rPr>
      </w:pPr>
      <w:ins w:id="202" w:author="Tony" w:date="2017-07-28T13:23:00Z">
        <w:r w:rsidRPr="0084048C">
          <w:rPr>
            <w:rFonts w:cs="Times New Roman"/>
          </w:rPr>
          <w:t>These changes overall include depletion in n-3 PUFA and increase in the n-6:n-3 ra</w:t>
        </w:r>
      </w:ins>
      <w:ins w:id="203" w:author="Tony" w:date="2017-07-28T13:24:00Z">
        <w:r w:rsidRPr="0084048C">
          <w:rPr>
            <w:rFonts w:cs="Times New Roman"/>
          </w:rPr>
          <w:t>tio, enrichment in certain FAs and</w:t>
        </w:r>
      </w:ins>
      <w:ins w:id="204" w:author="Tony" w:date="2017-07-28T13:25:00Z">
        <w:r w:rsidRPr="0084048C">
          <w:rPr>
            <w:rFonts w:cs="Times New Roman"/>
          </w:rPr>
          <w:t xml:space="preserve"> oxylipins</w:t>
        </w:r>
        <w:r w:rsidR="00DB7D8F" w:rsidRPr="0084048C">
          <w:rPr>
            <w:rFonts w:cs="Times New Roman"/>
          </w:rPr>
          <w:t xml:space="preserve"> that reflect enhanced LA/ AA metabolism and FA biosynthesis</w:t>
        </w:r>
      </w:ins>
      <w:ins w:id="205" w:author="Tony" w:date="2017-07-28T13:26:00Z">
        <w:r w:rsidR="00DB7D8F" w:rsidRPr="0084048C">
          <w:rPr>
            <w:rFonts w:cs="Times New Roman"/>
          </w:rPr>
          <w:t>.</w:t>
        </w:r>
      </w:ins>
    </w:p>
    <w:p w14:paraId="1E804007" w14:textId="77777777" w:rsidR="00F50B96" w:rsidRPr="0084048C" w:rsidRDefault="00F50B96" w:rsidP="00684EED">
      <w:pPr>
        <w:contextualSpacing/>
        <w:rPr>
          <w:ins w:id="206" w:author="Tony" w:date="2017-08-23T15:55:00Z"/>
          <w:rFonts w:cs="Times New Roman"/>
        </w:rPr>
      </w:pPr>
    </w:p>
    <w:p w14:paraId="39250471" w14:textId="77777777" w:rsidR="00DB7D8F" w:rsidRPr="0084048C" w:rsidRDefault="00DB7D8F" w:rsidP="00684EED">
      <w:pPr>
        <w:contextualSpacing/>
        <w:rPr>
          <w:ins w:id="207" w:author="Tony" w:date="2017-08-23T16:05:00Z"/>
          <w:rFonts w:cs="Times New Roman"/>
        </w:rPr>
      </w:pPr>
      <w:ins w:id="208" w:author="Tony" w:date="2017-07-28T13:28:00Z">
        <w:r w:rsidRPr="0084048C">
          <w:rPr>
            <w:rFonts w:cs="Times New Roman"/>
          </w:rPr>
          <w:t>(More on the distinction between the pro- and anti</w:t>
        </w:r>
      </w:ins>
      <w:ins w:id="209" w:author="Tony" w:date="2017-07-28T13:29:00Z">
        <w:r w:rsidRPr="0084048C">
          <w:rPr>
            <w:rFonts w:cs="Times New Roman"/>
          </w:rPr>
          <w:t>-</w:t>
        </w:r>
      </w:ins>
      <w:ins w:id="210" w:author="Tony" w:date="2017-07-28T13:28:00Z">
        <w:r w:rsidRPr="0084048C">
          <w:rPr>
            <w:rFonts w:cs="Times New Roman"/>
          </w:rPr>
          <w:t xml:space="preserve"> samples and the correlation with VCAM-1, metabolic profile to come)</w:t>
        </w:r>
      </w:ins>
      <w:ins w:id="211" w:author="Tony" w:date="2017-08-23T15:55:00Z">
        <w:r w:rsidR="00F50B96" w:rsidRPr="0084048C">
          <w:rPr>
            <w:rFonts w:cs="Times New Roman"/>
          </w:rPr>
          <w:t>.</w:t>
        </w:r>
      </w:ins>
    </w:p>
    <w:p w14:paraId="5C2829DB" w14:textId="77777777" w:rsidR="00AE5839" w:rsidRPr="0084048C" w:rsidRDefault="00AE5839" w:rsidP="00684EED">
      <w:pPr>
        <w:contextualSpacing/>
        <w:rPr>
          <w:ins w:id="212" w:author="Tony" w:date="2017-08-23T16:05:00Z"/>
          <w:rFonts w:cs="Times New Roman"/>
        </w:rPr>
      </w:pPr>
    </w:p>
    <w:p w14:paraId="0BDAA95A" w14:textId="77777777" w:rsidR="00AE5839" w:rsidRPr="0084048C" w:rsidRDefault="00AE5839" w:rsidP="00684EED">
      <w:pPr>
        <w:contextualSpacing/>
        <w:rPr>
          <w:ins w:id="213" w:author="Tony" w:date="2017-08-23T16:07:00Z"/>
          <w:rFonts w:cs="Times New Roman"/>
          <w:b/>
          <w:rPrChange w:id="214" w:author="Tony" w:date="2017-08-23T16:10:00Z">
            <w:rPr>
              <w:ins w:id="215" w:author="Tony" w:date="2017-08-23T16:07:00Z"/>
              <w:rFonts w:cs="Times New Roman"/>
            </w:rPr>
          </w:rPrChange>
        </w:rPr>
      </w:pPr>
      <w:ins w:id="216" w:author="Tony" w:date="2017-08-23T16:05:00Z">
        <w:r w:rsidRPr="0084048C">
          <w:rPr>
            <w:rFonts w:cs="Times New Roman"/>
            <w:b/>
            <w:u w:val="single"/>
            <w:rPrChange w:id="217" w:author="Tony" w:date="2017-08-23T16:10:00Z">
              <w:rPr>
                <w:rFonts w:cs="Times New Roman"/>
              </w:rPr>
            </w:rPrChange>
          </w:rPr>
          <w:t>Analysis of Pro</w:t>
        </w:r>
      </w:ins>
      <w:ins w:id="218" w:author="Tony" w:date="2017-08-23T16:07:00Z">
        <w:r w:rsidRPr="0084048C">
          <w:rPr>
            <w:rFonts w:cs="Times New Roman"/>
            <w:b/>
            <w:u w:val="single"/>
            <w:rPrChange w:id="219" w:author="Tony" w:date="2017-08-23T16:10:00Z">
              <w:rPr>
                <w:rFonts w:cs="Times New Roman"/>
              </w:rPr>
            </w:rPrChange>
          </w:rPr>
          <w:t>- and Anti- subsets</w:t>
        </w:r>
        <w:r w:rsidRPr="0084048C">
          <w:rPr>
            <w:rFonts w:cs="Times New Roman"/>
            <w:b/>
            <w:rPrChange w:id="220" w:author="Tony" w:date="2017-08-23T16:10:00Z">
              <w:rPr>
                <w:rFonts w:cs="Times New Roman"/>
              </w:rPr>
            </w:rPrChange>
          </w:rPr>
          <w:t>:</w:t>
        </w:r>
      </w:ins>
    </w:p>
    <w:p w14:paraId="5E9F9FA9" w14:textId="1AECE553" w:rsidR="00AE5839" w:rsidRPr="006C1878" w:rsidRDefault="00AE5839" w:rsidP="00684EED">
      <w:pPr>
        <w:contextualSpacing/>
        <w:rPr>
          <w:rFonts w:cs="Times New Roman"/>
          <w:b/>
          <w:u w:val="single"/>
        </w:rPr>
      </w:pPr>
    </w:p>
    <w:p w14:paraId="0D26583A" w14:textId="5A219BFA" w:rsidR="008F5427" w:rsidRDefault="008F5427" w:rsidP="00684EED">
      <w:pPr>
        <w:contextualSpacing/>
        <w:rPr>
          <w:rFonts w:cs="Times New Roman"/>
          <w:b/>
          <w:u w:val="single"/>
        </w:rPr>
      </w:pPr>
      <w:r w:rsidRPr="006C1878">
        <w:rPr>
          <w:rFonts w:cs="Times New Roman"/>
          <w:b/>
          <w:u w:val="single"/>
        </w:rPr>
        <w:t xml:space="preserve">Correlation with VCAM-1 </w:t>
      </w:r>
    </w:p>
    <w:p w14:paraId="4CD335C6" w14:textId="4906C1D1" w:rsidR="006C1878" w:rsidRDefault="006C1878" w:rsidP="00684EED">
      <w:pPr>
        <w:contextualSpacing/>
        <w:rPr>
          <w:rFonts w:cs="Times New Roman"/>
        </w:rPr>
      </w:pPr>
    </w:p>
    <w:p w14:paraId="23464B2A" w14:textId="7881F93A" w:rsidR="006C1878" w:rsidRDefault="006C1878" w:rsidP="00684EED">
      <w:pPr>
        <w:contextualSpacing/>
        <w:rPr>
          <w:rFonts w:cs="Times New Roman"/>
        </w:rPr>
      </w:pPr>
      <w:r>
        <w:rPr>
          <w:rFonts w:cs="Times New Roman"/>
        </w:rPr>
        <w:t xml:space="preserve">Data was log2 transformed to reduce skewness of data. We then performed a linear regression correlating VCAM-1 expression to the ratio of concentration of metabolites in the PP state to that of the fasting state in TGRL.  The table below summarizes some of the interesting correlations. </w:t>
      </w:r>
    </w:p>
    <w:p w14:paraId="03E69FC4" w14:textId="77777777" w:rsidR="006C1878" w:rsidRDefault="006C1878" w:rsidP="00684EED">
      <w:pPr>
        <w:contextualSpacing/>
        <w:rPr>
          <w:rFonts w:cs="Times New Roman"/>
        </w:rPr>
      </w:pPr>
    </w:p>
    <w:p w14:paraId="3C7E65D0" w14:textId="2D4324C7" w:rsidR="006C1878" w:rsidRDefault="006C1878" w:rsidP="00684EED">
      <w:pPr>
        <w:contextualSpacing/>
        <w:rPr>
          <w:rFonts w:cs="Times New Roman"/>
        </w:rPr>
      </w:pPr>
      <w:r>
        <w:rPr>
          <w:rFonts w:cs="Times New Roman"/>
        </w:rPr>
        <w:t xml:space="preserve">Equation for correlation </w:t>
      </w:r>
    </w:p>
    <w:p w14:paraId="3C980231" w14:textId="3D7E7C55" w:rsidR="006C1878" w:rsidRPr="006C1878" w:rsidRDefault="006C1878" w:rsidP="00684EED">
      <w:pPr>
        <w:contextualSpacing/>
        <w:rPr>
          <w:rFonts w:cs="Times New Roman"/>
        </w:rPr>
      </w:pPr>
      <w:r>
        <w:rPr>
          <w:rFonts w:cs="Times New Roman"/>
        </w:rPr>
        <w:t>Log(VCAM-1) ~ log(PP/F)</w:t>
      </w:r>
    </w:p>
    <w:tbl>
      <w:tblPr>
        <w:tblW w:w="8125" w:type="dxa"/>
        <w:tblInd w:w="108" w:type="dxa"/>
        <w:tblLook w:val="04A0" w:firstRow="1" w:lastRow="0" w:firstColumn="1" w:lastColumn="0" w:noHBand="0" w:noVBand="1"/>
      </w:tblPr>
      <w:tblGrid>
        <w:gridCol w:w="2971"/>
        <w:gridCol w:w="89"/>
        <w:gridCol w:w="1629"/>
        <w:gridCol w:w="1718"/>
        <w:gridCol w:w="1718"/>
      </w:tblGrid>
      <w:tr w:rsidR="008F5427" w:rsidRPr="008F5427" w14:paraId="4C6AE937" w14:textId="77777777" w:rsidTr="00B55D5B">
        <w:trPr>
          <w:trHeight w:val="328"/>
        </w:trPr>
        <w:tc>
          <w:tcPr>
            <w:tcW w:w="2971" w:type="dxa"/>
            <w:tcBorders>
              <w:top w:val="nil"/>
              <w:left w:val="nil"/>
              <w:bottom w:val="double" w:sz="4" w:space="0" w:color="auto"/>
              <w:right w:val="nil"/>
            </w:tcBorders>
            <w:shd w:val="clear" w:color="auto" w:fill="auto"/>
            <w:noWrap/>
            <w:vAlign w:val="bottom"/>
            <w:hideMark/>
          </w:tcPr>
          <w:p w14:paraId="24DAC72E" w14:textId="05136080" w:rsidR="008F5427" w:rsidRPr="008F5427" w:rsidRDefault="008F5427" w:rsidP="00B55D5B">
            <w:pPr>
              <w:spacing w:after="0" w:line="240" w:lineRule="auto"/>
              <w:rPr>
                <w:rFonts w:eastAsia="Times New Roman" w:cs="Times New Roman"/>
                <w:color w:val="000000"/>
              </w:rPr>
            </w:pPr>
            <w:r w:rsidRPr="008F5427">
              <w:rPr>
                <w:rFonts w:eastAsia="Times New Roman" w:cs="Times New Roman"/>
                <w:color w:val="000000"/>
              </w:rPr>
              <w:t>Fatty acid</w:t>
            </w:r>
          </w:p>
        </w:tc>
        <w:tc>
          <w:tcPr>
            <w:tcW w:w="1718" w:type="dxa"/>
            <w:gridSpan w:val="2"/>
            <w:tcBorders>
              <w:top w:val="nil"/>
              <w:left w:val="nil"/>
              <w:bottom w:val="double" w:sz="4" w:space="0" w:color="auto"/>
              <w:right w:val="nil"/>
            </w:tcBorders>
            <w:shd w:val="clear" w:color="auto" w:fill="auto"/>
            <w:noWrap/>
            <w:vAlign w:val="bottom"/>
            <w:hideMark/>
          </w:tcPr>
          <w:p w14:paraId="781805CD" w14:textId="77777777" w:rsidR="008F5427" w:rsidRPr="008F5427" w:rsidRDefault="008F5427" w:rsidP="00B55D5B">
            <w:pPr>
              <w:spacing w:after="0" w:line="240" w:lineRule="auto"/>
              <w:jc w:val="center"/>
              <w:rPr>
                <w:rFonts w:eastAsia="Times New Roman" w:cs="Times New Roman"/>
                <w:color w:val="000000"/>
              </w:rPr>
            </w:pPr>
            <w:r w:rsidRPr="008F5427">
              <w:rPr>
                <w:rFonts w:eastAsia="Times New Roman" w:cs="Times New Roman"/>
                <w:color w:val="000000"/>
              </w:rPr>
              <w:t>P value</w:t>
            </w:r>
          </w:p>
        </w:tc>
        <w:tc>
          <w:tcPr>
            <w:tcW w:w="1718" w:type="dxa"/>
            <w:tcBorders>
              <w:top w:val="nil"/>
              <w:left w:val="nil"/>
              <w:bottom w:val="double" w:sz="4" w:space="0" w:color="auto"/>
              <w:right w:val="nil"/>
            </w:tcBorders>
            <w:shd w:val="clear" w:color="auto" w:fill="auto"/>
            <w:noWrap/>
            <w:vAlign w:val="bottom"/>
            <w:hideMark/>
          </w:tcPr>
          <w:p w14:paraId="4CA37E5C" w14:textId="3A4B5F33" w:rsidR="008F5427" w:rsidRPr="008F5427" w:rsidRDefault="00B94282" w:rsidP="00B55D5B">
            <w:pPr>
              <w:spacing w:after="0" w:line="240" w:lineRule="auto"/>
              <w:jc w:val="center"/>
              <w:rPr>
                <w:rFonts w:eastAsia="Times New Roman" w:cs="Times New Roman"/>
                <w:color w:val="000000"/>
              </w:rPr>
            </w:pPr>
            <w:r>
              <w:rPr>
                <w:rFonts w:eastAsia="Times New Roman" w:cs="Times New Roman"/>
                <w:color w:val="000000"/>
              </w:rPr>
              <w:t>R</w:t>
            </w:r>
            <w:r w:rsidRPr="00B94282">
              <w:rPr>
                <w:rFonts w:eastAsia="Times New Roman" w:cs="Times New Roman"/>
                <w:color w:val="000000"/>
                <w:vertAlign w:val="superscript"/>
              </w:rPr>
              <w:t>2</w:t>
            </w:r>
          </w:p>
        </w:tc>
        <w:tc>
          <w:tcPr>
            <w:tcW w:w="1718" w:type="dxa"/>
            <w:tcBorders>
              <w:top w:val="nil"/>
              <w:left w:val="nil"/>
              <w:bottom w:val="double" w:sz="4" w:space="0" w:color="auto"/>
              <w:right w:val="nil"/>
            </w:tcBorders>
            <w:shd w:val="clear" w:color="auto" w:fill="auto"/>
            <w:noWrap/>
            <w:vAlign w:val="bottom"/>
            <w:hideMark/>
          </w:tcPr>
          <w:p w14:paraId="3733770C" w14:textId="28210D15" w:rsidR="008F5427" w:rsidRPr="008F5427" w:rsidRDefault="00B94282" w:rsidP="00B55D5B">
            <w:pPr>
              <w:spacing w:after="0" w:line="240" w:lineRule="auto"/>
              <w:jc w:val="center"/>
              <w:rPr>
                <w:rFonts w:eastAsia="Times New Roman" w:cs="Times New Roman"/>
                <w:color w:val="000000"/>
              </w:rPr>
            </w:pPr>
            <w:r>
              <w:rPr>
                <w:rFonts w:eastAsia="Times New Roman" w:cs="Times New Roman"/>
                <w:color w:val="000000"/>
              </w:rPr>
              <w:t>Coefficient of correlation (r)</w:t>
            </w:r>
          </w:p>
        </w:tc>
      </w:tr>
      <w:tr w:rsidR="00B55D5B" w:rsidRPr="008F5427" w14:paraId="2E153EAA" w14:textId="77777777" w:rsidTr="003E0AC8">
        <w:trPr>
          <w:trHeight w:val="328"/>
        </w:trPr>
        <w:tc>
          <w:tcPr>
            <w:tcW w:w="3060" w:type="dxa"/>
            <w:gridSpan w:val="2"/>
            <w:tcBorders>
              <w:top w:val="double" w:sz="4" w:space="0" w:color="auto"/>
              <w:left w:val="nil"/>
              <w:right w:val="nil"/>
            </w:tcBorders>
            <w:shd w:val="clear" w:color="auto" w:fill="auto"/>
            <w:noWrap/>
            <w:vAlign w:val="bottom"/>
          </w:tcPr>
          <w:p w14:paraId="5CA76912" w14:textId="3956B72F" w:rsidR="00B55D5B" w:rsidRPr="00B55D5B" w:rsidRDefault="00B55D5B" w:rsidP="008F5427">
            <w:pPr>
              <w:spacing w:after="0" w:line="240" w:lineRule="auto"/>
              <w:rPr>
                <w:rFonts w:eastAsia="Times New Roman" w:cs="Times New Roman"/>
                <w:b/>
                <w:color w:val="000000"/>
              </w:rPr>
            </w:pPr>
            <w:r>
              <w:rPr>
                <w:rFonts w:eastAsia="Times New Roman" w:cs="Times New Roman"/>
                <w:b/>
                <w:color w:val="000000"/>
              </w:rPr>
              <w:t>Saturated f</w:t>
            </w:r>
            <w:r w:rsidRPr="00B55D5B">
              <w:rPr>
                <w:rFonts w:eastAsia="Times New Roman" w:cs="Times New Roman"/>
                <w:b/>
                <w:color w:val="000000"/>
              </w:rPr>
              <w:t xml:space="preserve">atty acid </w:t>
            </w:r>
          </w:p>
        </w:tc>
        <w:tc>
          <w:tcPr>
            <w:tcW w:w="1629" w:type="dxa"/>
            <w:tcBorders>
              <w:top w:val="double" w:sz="4" w:space="0" w:color="auto"/>
              <w:left w:val="nil"/>
              <w:right w:val="nil"/>
            </w:tcBorders>
            <w:shd w:val="clear" w:color="auto" w:fill="auto"/>
            <w:noWrap/>
            <w:vAlign w:val="bottom"/>
          </w:tcPr>
          <w:p w14:paraId="1D76BEB8" w14:textId="77777777" w:rsidR="00B55D5B" w:rsidRPr="008F5427" w:rsidRDefault="00B55D5B" w:rsidP="00B55D5B">
            <w:pPr>
              <w:spacing w:after="0" w:line="240" w:lineRule="auto"/>
              <w:jc w:val="center"/>
              <w:rPr>
                <w:rFonts w:eastAsia="Times New Roman" w:cs="Times New Roman"/>
                <w:color w:val="000000"/>
              </w:rPr>
            </w:pPr>
          </w:p>
        </w:tc>
        <w:tc>
          <w:tcPr>
            <w:tcW w:w="1718" w:type="dxa"/>
            <w:tcBorders>
              <w:top w:val="double" w:sz="4" w:space="0" w:color="auto"/>
              <w:left w:val="nil"/>
              <w:right w:val="nil"/>
            </w:tcBorders>
            <w:shd w:val="clear" w:color="auto" w:fill="auto"/>
            <w:noWrap/>
            <w:vAlign w:val="bottom"/>
          </w:tcPr>
          <w:p w14:paraId="6F7F50E3" w14:textId="77777777" w:rsidR="00B55D5B" w:rsidRPr="008F5427" w:rsidRDefault="00B55D5B" w:rsidP="00B55D5B">
            <w:pPr>
              <w:spacing w:after="0" w:line="240" w:lineRule="auto"/>
              <w:jc w:val="center"/>
              <w:rPr>
                <w:rFonts w:eastAsia="Times New Roman" w:cs="Times New Roman"/>
                <w:color w:val="000000"/>
              </w:rPr>
            </w:pPr>
          </w:p>
        </w:tc>
        <w:tc>
          <w:tcPr>
            <w:tcW w:w="1718" w:type="dxa"/>
            <w:tcBorders>
              <w:top w:val="double" w:sz="4" w:space="0" w:color="auto"/>
              <w:left w:val="nil"/>
              <w:right w:val="nil"/>
            </w:tcBorders>
            <w:shd w:val="clear" w:color="auto" w:fill="auto"/>
            <w:noWrap/>
            <w:vAlign w:val="bottom"/>
          </w:tcPr>
          <w:p w14:paraId="024F0F93" w14:textId="77777777" w:rsidR="00B55D5B" w:rsidRDefault="00B55D5B" w:rsidP="00B55D5B">
            <w:pPr>
              <w:spacing w:after="0" w:line="240" w:lineRule="auto"/>
              <w:jc w:val="center"/>
              <w:rPr>
                <w:rFonts w:eastAsia="Times New Roman" w:cs="Times New Roman"/>
                <w:color w:val="000000"/>
              </w:rPr>
            </w:pPr>
          </w:p>
        </w:tc>
      </w:tr>
      <w:tr w:rsidR="00B55D5B" w:rsidRPr="008F5427" w14:paraId="6017DC35" w14:textId="77777777" w:rsidTr="003E0AC8">
        <w:trPr>
          <w:trHeight w:val="328"/>
        </w:trPr>
        <w:tc>
          <w:tcPr>
            <w:tcW w:w="3060" w:type="dxa"/>
            <w:gridSpan w:val="2"/>
            <w:tcBorders>
              <w:left w:val="nil"/>
              <w:bottom w:val="nil"/>
              <w:right w:val="nil"/>
            </w:tcBorders>
            <w:shd w:val="clear" w:color="auto" w:fill="auto"/>
            <w:noWrap/>
            <w:vAlign w:val="bottom"/>
          </w:tcPr>
          <w:p w14:paraId="3C81C55D" w14:textId="4106BCAC" w:rsidR="00B55D5B" w:rsidRPr="008F5427" w:rsidRDefault="00B55D5B" w:rsidP="00B55D5B">
            <w:pPr>
              <w:spacing w:after="0" w:line="240" w:lineRule="auto"/>
              <w:rPr>
                <w:rFonts w:eastAsia="Times New Roman" w:cs="Times New Roman"/>
                <w:color w:val="000000"/>
              </w:rPr>
            </w:pPr>
            <w:r>
              <w:rPr>
                <w:rFonts w:eastAsia="Times New Roman" w:cs="Times New Roman"/>
                <w:color w:val="000000"/>
              </w:rPr>
              <w:t>%</w:t>
            </w:r>
            <w:r w:rsidRPr="008F5427">
              <w:rPr>
                <w:rFonts w:eastAsia="Times New Roman" w:cs="Times New Roman"/>
                <w:color w:val="000000"/>
              </w:rPr>
              <w:t>C16</w:t>
            </w:r>
            <w:r>
              <w:rPr>
                <w:rFonts w:eastAsia="Times New Roman" w:cs="Times New Roman"/>
                <w:color w:val="000000"/>
              </w:rPr>
              <w:t>:</w:t>
            </w:r>
            <w:r w:rsidRPr="008F5427">
              <w:rPr>
                <w:rFonts w:eastAsia="Times New Roman" w:cs="Times New Roman"/>
                <w:color w:val="000000"/>
              </w:rPr>
              <w:t>0</w:t>
            </w:r>
            <w:r>
              <w:rPr>
                <w:rFonts w:eastAsia="Times New Roman" w:cs="Times New Roman"/>
                <w:color w:val="000000"/>
              </w:rPr>
              <w:t xml:space="preserve"> (Palmitic Acid)</w:t>
            </w:r>
          </w:p>
        </w:tc>
        <w:tc>
          <w:tcPr>
            <w:tcW w:w="1629" w:type="dxa"/>
            <w:tcBorders>
              <w:left w:val="nil"/>
              <w:bottom w:val="nil"/>
              <w:right w:val="nil"/>
            </w:tcBorders>
            <w:shd w:val="clear" w:color="auto" w:fill="auto"/>
            <w:noWrap/>
            <w:vAlign w:val="bottom"/>
          </w:tcPr>
          <w:p w14:paraId="597D4737" w14:textId="4D2E7D36" w:rsidR="00B55D5B" w:rsidRPr="008F5427" w:rsidRDefault="00B55D5B" w:rsidP="00B55D5B">
            <w:pPr>
              <w:spacing w:after="0" w:line="240" w:lineRule="auto"/>
              <w:jc w:val="center"/>
              <w:rPr>
                <w:rFonts w:eastAsia="Times New Roman" w:cs="Times New Roman"/>
                <w:color w:val="000000"/>
              </w:rPr>
            </w:pPr>
            <w:r w:rsidRPr="008F5427">
              <w:rPr>
                <w:rFonts w:eastAsia="Times New Roman" w:cs="Times New Roman"/>
                <w:color w:val="000000"/>
              </w:rPr>
              <w:t>0.04</w:t>
            </w:r>
          </w:p>
        </w:tc>
        <w:tc>
          <w:tcPr>
            <w:tcW w:w="1718" w:type="dxa"/>
            <w:tcBorders>
              <w:left w:val="nil"/>
              <w:bottom w:val="nil"/>
              <w:right w:val="nil"/>
            </w:tcBorders>
            <w:shd w:val="clear" w:color="auto" w:fill="auto"/>
            <w:noWrap/>
            <w:vAlign w:val="bottom"/>
          </w:tcPr>
          <w:p w14:paraId="3621FF4B" w14:textId="0B865105" w:rsidR="00B55D5B" w:rsidRPr="008F5427" w:rsidRDefault="00B55D5B" w:rsidP="00B55D5B">
            <w:pPr>
              <w:spacing w:after="0" w:line="240" w:lineRule="auto"/>
              <w:jc w:val="center"/>
              <w:rPr>
                <w:rFonts w:eastAsia="Times New Roman" w:cs="Times New Roman"/>
                <w:color w:val="000000"/>
              </w:rPr>
            </w:pPr>
            <w:r w:rsidRPr="008F5427">
              <w:rPr>
                <w:rFonts w:eastAsia="Times New Roman" w:cs="Times New Roman"/>
                <w:color w:val="000000"/>
              </w:rPr>
              <w:t>0.43</w:t>
            </w:r>
          </w:p>
        </w:tc>
        <w:tc>
          <w:tcPr>
            <w:tcW w:w="1718" w:type="dxa"/>
            <w:tcBorders>
              <w:left w:val="nil"/>
              <w:bottom w:val="nil"/>
              <w:right w:val="nil"/>
            </w:tcBorders>
            <w:shd w:val="clear" w:color="auto" w:fill="auto"/>
            <w:noWrap/>
            <w:vAlign w:val="bottom"/>
          </w:tcPr>
          <w:p w14:paraId="514BB2D1" w14:textId="3ADEDC79" w:rsidR="00B55D5B" w:rsidRPr="008F5427" w:rsidRDefault="00B55D5B" w:rsidP="00B55D5B">
            <w:pPr>
              <w:spacing w:after="0" w:line="240" w:lineRule="auto"/>
              <w:jc w:val="center"/>
              <w:rPr>
                <w:rFonts w:eastAsia="Times New Roman" w:cs="Times New Roman"/>
                <w:color w:val="000000"/>
              </w:rPr>
            </w:pPr>
            <w:r w:rsidRPr="008F5427">
              <w:rPr>
                <w:rFonts w:eastAsia="Times New Roman" w:cs="Times New Roman"/>
                <w:color w:val="000000"/>
              </w:rPr>
              <w:t>0.65</w:t>
            </w:r>
          </w:p>
        </w:tc>
      </w:tr>
      <w:tr w:rsidR="00B55D5B" w:rsidRPr="008F5427" w14:paraId="3D7DEF49" w14:textId="77777777" w:rsidTr="003E0AC8">
        <w:trPr>
          <w:trHeight w:val="328"/>
        </w:trPr>
        <w:tc>
          <w:tcPr>
            <w:tcW w:w="3060" w:type="dxa"/>
            <w:gridSpan w:val="2"/>
            <w:tcBorders>
              <w:left w:val="nil"/>
              <w:bottom w:val="nil"/>
              <w:right w:val="nil"/>
            </w:tcBorders>
            <w:shd w:val="clear" w:color="auto" w:fill="auto"/>
            <w:noWrap/>
            <w:vAlign w:val="bottom"/>
          </w:tcPr>
          <w:p w14:paraId="47C0AF1E" w14:textId="77777777" w:rsidR="00924CD6" w:rsidRDefault="00924CD6" w:rsidP="00B55D5B">
            <w:pPr>
              <w:spacing w:after="0" w:line="240" w:lineRule="auto"/>
              <w:rPr>
                <w:rFonts w:eastAsia="Times New Roman" w:cs="Times New Roman"/>
                <w:b/>
                <w:color w:val="000000"/>
              </w:rPr>
            </w:pPr>
          </w:p>
          <w:p w14:paraId="5ED3013E" w14:textId="2597B327" w:rsidR="00B55D5B" w:rsidRPr="00B55D5B" w:rsidRDefault="00B55D5B" w:rsidP="00B55D5B">
            <w:pPr>
              <w:spacing w:after="0" w:line="240" w:lineRule="auto"/>
              <w:rPr>
                <w:rFonts w:eastAsia="Times New Roman" w:cs="Times New Roman"/>
                <w:b/>
                <w:color w:val="000000"/>
              </w:rPr>
            </w:pPr>
            <w:r w:rsidRPr="00B55D5B">
              <w:rPr>
                <w:rFonts w:eastAsia="Times New Roman" w:cs="Times New Roman"/>
                <w:b/>
                <w:color w:val="000000"/>
              </w:rPr>
              <w:t>Monounsaturated fatty acid</w:t>
            </w:r>
          </w:p>
        </w:tc>
        <w:tc>
          <w:tcPr>
            <w:tcW w:w="1629" w:type="dxa"/>
            <w:tcBorders>
              <w:left w:val="nil"/>
              <w:bottom w:val="nil"/>
              <w:right w:val="nil"/>
            </w:tcBorders>
            <w:shd w:val="clear" w:color="auto" w:fill="auto"/>
            <w:noWrap/>
            <w:vAlign w:val="bottom"/>
          </w:tcPr>
          <w:p w14:paraId="5FE38329" w14:textId="77777777" w:rsidR="00B55D5B" w:rsidRPr="008F5427" w:rsidRDefault="00B55D5B" w:rsidP="00B55D5B">
            <w:pPr>
              <w:spacing w:after="0" w:line="240" w:lineRule="auto"/>
              <w:jc w:val="center"/>
              <w:rPr>
                <w:rFonts w:eastAsia="Times New Roman" w:cs="Times New Roman"/>
                <w:color w:val="000000"/>
              </w:rPr>
            </w:pPr>
          </w:p>
        </w:tc>
        <w:tc>
          <w:tcPr>
            <w:tcW w:w="1718" w:type="dxa"/>
            <w:tcBorders>
              <w:left w:val="nil"/>
              <w:bottom w:val="nil"/>
              <w:right w:val="nil"/>
            </w:tcBorders>
            <w:shd w:val="clear" w:color="auto" w:fill="auto"/>
            <w:noWrap/>
            <w:vAlign w:val="bottom"/>
          </w:tcPr>
          <w:p w14:paraId="362B9B5B" w14:textId="77777777" w:rsidR="00B55D5B" w:rsidRPr="008F5427" w:rsidRDefault="00B55D5B" w:rsidP="00B55D5B">
            <w:pPr>
              <w:spacing w:after="0" w:line="240" w:lineRule="auto"/>
              <w:jc w:val="center"/>
              <w:rPr>
                <w:rFonts w:eastAsia="Times New Roman" w:cs="Times New Roman"/>
                <w:color w:val="000000"/>
              </w:rPr>
            </w:pPr>
          </w:p>
        </w:tc>
        <w:tc>
          <w:tcPr>
            <w:tcW w:w="1718" w:type="dxa"/>
            <w:tcBorders>
              <w:left w:val="nil"/>
              <w:bottom w:val="nil"/>
              <w:right w:val="nil"/>
            </w:tcBorders>
            <w:shd w:val="clear" w:color="auto" w:fill="auto"/>
            <w:noWrap/>
            <w:vAlign w:val="bottom"/>
          </w:tcPr>
          <w:p w14:paraId="41F3B545" w14:textId="77777777" w:rsidR="00B55D5B" w:rsidRPr="008F5427" w:rsidRDefault="00B55D5B" w:rsidP="00B55D5B">
            <w:pPr>
              <w:spacing w:after="0" w:line="240" w:lineRule="auto"/>
              <w:jc w:val="center"/>
              <w:rPr>
                <w:rFonts w:eastAsia="Times New Roman" w:cs="Times New Roman"/>
                <w:color w:val="000000"/>
              </w:rPr>
            </w:pPr>
          </w:p>
        </w:tc>
      </w:tr>
      <w:tr w:rsidR="00BF4CA0" w:rsidRPr="008F5427" w14:paraId="4689F9AB" w14:textId="77777777" w:rsidTr="003E0AC8">
        <w:trPr>
          <w:trHeight w:val="328"/>
        </w:trPr>
        <w:tc>
          <w:tcPr>
            <w:tcW w:w="3060" w:type="dxa"/>
            <w:gridSpan w:val="2"/>
            <w:tcBorders>
              <w:left w:val="nil"/>
              <w:bottom w:val="nil"/>
              <w:right w:val="nil"/>
            </w:tcBorders>
            <w:shd w:val="clear" w:color="auto" w:fill="auto"/>
            <w:noWrap/>
            <w:vAlign w:val="bottom"/>
          </w:tcPr>
          <w:p w14:paraId="3A79FE43" w14:textId="2A53E341" w:rsidR="00BF4CA0" w:rsidRPr="00BF4CA0" w:rsidRDefault="00BF4CA0" w:rsidP="00BF4CA0">
            <w:pPr>
              <w:spacing w:after="0" w:line="240" w:lineRule="auto"/>
              <w:rPr>
                <w:rFonts w:eastAsia="Times New Roman" w:cs="Times New Roman"/>
                <w:color w:val="000000"/>
              </w:rPr>
            </w:pPr>
            <w:r>
              <w:rPr>
                <w:rFonts w:eastAsia="Times New Roman" w:cs="Times New Roman"/>
                <w:color w:val="000000"/>
              </w:rPr>
              <w:t xml:space="preserve">%Σ MUFA </w:t>
            </w:r>
          </w:p>
        </w:tc>
        <w:tc>
          <w:tcPr>
            <w:tcW w:w="1629" w:type="dxa"/>
            <w:tcBorders>
              <w:left w:val="nil"/>
              <w:bottom w:val="nil"/>
              <w:right w:val="nil"/>
            </w:tcBorders>
            <w:shd w:val="clear" w:color="auto" w:fill="auto"/>
            <w:noWrap/>
            <w:vAlign w:val="bottom"/>
          </w:tcPr>
          <w:p w14:paraId="751C3437" w14:textId="518209FA"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0.05</w:t>
            </w:r>
          </w:p>
        </w:tc>
        <w:tc>
          <w:tcPr>
            <w:tcW w:w="1718" w:type="dxa"/>
            <w:tcBorders>
              <w:left w:val="nil"/>
              <w:bottom w:val="nil"/>
              <w:right w:val="nil"/>
            </w:tcBorders>
            <w:shd w:val="clear" w:color="auto" w:fill="auto"/>
            <w:noWrap/>
            <w:vAlign w:val="bottom"/>
          </w:tcPr>
          <w:p w14:paraId="560C270D" w14:textId="04C58EB2"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0.40</w:t>
            </w:r>
          </w:p>
        </w:tc>
        <w:tc>
          <w:tcPr>
            <w:tcW w:w="1718" w:type="dxa"/>
            <w:tcBorders>
              <w:left w:val="nil"/>
              <w:bottom w:val="nil"/>
              <w:right w:val="nil"/>
            </w:tcBorders>
            <w:shd w:val="clear" w:color="auto" w:fill="auto"/>
            <w:noWrap/>
            <w:vAlign w:val="bottom"/>
          </w:tcPr>
          <w:p w14:paraId="2B430E57" w14:textId="29FFF218"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-0.63</w:t>
            </w:r>
          </w:p>
        </w:tc>
      </w:tr>
      <w:tr w:rsidR="00BF4CA0" w:rsidRPr="008F5427" w14:paraId="64F54718" w14:textId="77777777" w:rsidTr="003E0AC8">
        <w:trPr>
          <w:trHeight w:val="328"/>
        </w:trPr>
        <w:tc>
          <w:tcPr>
            <w:tcW w:w="3060" w:type="dxa"/>
            <w:gridSpan w:val="2"/>
            <w:tcBorders>
              <w:top w:val="nil"/>
              <w:left w:val="nil"/>
              <w:bottom w:val="nil"/>
              <w:right w:val="nil"/>
            </w:tcBorders>
            <w:shd w:val="clear" w:color="auto" w:fill="auto"/>
            <w:noWrap/>
            <w:vAlign w:val="bottom"/>
          </w:tcPr>
          <w:p w14:paraId="2532A2CB" w14:textId="7AEDCD99" w:rsidR="00BF4CA0" w:rsidRPr="008F5427" w:rsidRDefault="00BF4CA0" w:rsidP="00BF4CA0">
            <w:pPr>
              <w:spacing w:after="0" w:line="240" w:lineRule="auto"/>
              <w:rPr>
                <w:rFonts w:eastAsia="Times New Roman" w:cs="Times New Roman"/>
                <w:color w:val="000000"/>
              </w:rPr>
            </w:pPr>
            <w:r>
              <w:rPr>
                <w:rFonts w:eastAsia="Times New Roman" w:cs="Times New Roman"/>
                <w:color w:val="000000"/>
              </w:rPr>
              <w:t>%</w:t>
            </w:r>
            <w:r w:rsidRPr="008F5427">
              <w:rPr>
                <w:rFonts w:eastAsia="Times New Roman" w:cs="Times New Roman"/>
                <w:color w:val="000000"/>
              </w:rPr>
              <w:t>C18</w:t>
            </w:r>
            <w:r>
              <w:rPr>
                <w:rFonts w:eastAsia="Times New Roman" w:cs="Times New Roman"/>
                <w:color w:val="000000"/>
              </w:rPr>
              <w:t>:</w:t>
            </w:r>
            <w:r w:rsidRPr="008F5427">
              <w:rPr>
                <w:rFonts w:eastAsia="Times New Roman" w:cs="Times New Roman"/>
                <w:color w:val="000000"/>
              </w:rPr>
              <w:t>1n9</w:t>
            </w:r>
          </w:p>
        </w:tc>
        <w:tc>
          <w:tcPr>
            <w:tcW w:w="1629" w:type="dxa"/>
            <w:tcBorders>
              <w:top w:val="nil"/>
              <w:left w:val="nil"/>
              <w:bottom w:val="nil"/>
              <w:right w:val="nil"/>
            </w:tcBorders>
            <w:shd w:val="clear" w:color="auto" w:fill="auto"/>
            <w:noWrap/>
            <w:vAlign w:val="bottom"/>
          </w:tcPr>
          <w:p w14:paraId="229C1EB0" w14:textId="0ABF3B37"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0.02</w:t>
            </w:r>
          </w:p>
        </w:tc>
        <w:tc>
          <w:tcPr>
            <w:tcW w:w="1718" w:type="dxa"/>
            <w:tcBorders>
              <w:top w:val="nil"/>
              <w:left w:val="nil"/>
              <w:bottom w:val="nil"/>
              <w:right w:val="nil"/>
            </w:tcBorders>
            <w:shd w:val="clear" w:color="auto" w:fill="auto"/>
            <w:noWrap/>
            <w:vAlign w:val="bottom"/>
          </w:tcPr>
          <w:p w14:paraId="5A5210B7" w14:textId="654F756F"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0.50</w:t>
            </w:r>
          </w:p>
        </w:tc>
        <w:tc>
          <w:tcPr>
            <w:tcW w:w="1718" w:type="dxa"/>
            <w:tcBorders>
              <w:top w:val="nil"/>
              <w:left w:val="nil"/>
              <w:bottom w:val="nil"/>
              <w:right w:val="nil"/>
            </w:tcBorders>
            <w:shd w:val="clear" w:color="auto" w:fill="auto"/>
            <w:noWrap/>
            <w:vAlign w:val="bottom"/>
          </w:tcPr>
          <w:p w14:paraId="195820F6" w14:textId="345915F7"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-0.70</w:t>
            </w:r>
          </w:p>
        </w:tc>
      </w:tr>
      <w:tr w:rsidR="00BF4CA0" w:rsidRPr="008F5427" w14:paraId="3A33D360" w14:textId="77777777" w:rsidTr="003E0AC8">
        <w:trPr>
          <w:trHeight w:val="328"/>
        </w:trPr>
        <w:tc>
          <w:tcPr>
            <w:tcW w:w="3060" w:type="dxa"/>
            <w:gridSpan w:val="2"/>
            <w:tcBorders>
              <w:top w:val="nil"/>
              <w:left w:val="nil"/>
              <w:bottom w:val="nil"/>
              <w:right w:val="nil"/>
            </w:tcBorders>
            <w:shd w:val="clear" w:color="auto" w:fill="auto"/>
            <w:noWrap/>
            <w:vAlign w:val="bottom"/>
          </w:tcPr>
          <w:p w14:paraId="74B38239" w14:textId="77777777" w:rsidR="00924CD6" w:rsidRDefault="00924CD6" w:rsidP="00BF4CA0">
            <w:pPr>
              <w:spacing w:after="0" w:line="240" w:lineRule="auto"/>
              <w:rPr>
                <w:rFonts w:eastAsia="Times New Roman" w:cs="Times New Roman"/>
                <w:b/>
                <w:color w:val="000000"/>
              </w:rPr>
            </w:pPr>
          </w:p>
          <w:p w14:paraId="67FDA7AA" w14:textId="2EE72642" w:rsidR="00BF4CA0" w:rsidRPr="00BF4CA0" w:rsidRDefault="00BF4CA0" w:rsidP="00BF4CA0">
            <w:pPr>
              <w:spacing w:after="0" w:line="240" w:lineRule="auto"/>
              <w:rPr>
                <w:rFonts w:eastAsia="Times New Roman" w:cs="Times New Roman"/>
                <w:b/>
                <w:color w:val="000000"/>
              </w:rPr>
            </w:pPr>
            <w:r>
              <w:rPr>
                <w:rFonts w:eastAsia="Times New Roman" w:cs="Times New Roman"/>
                <w:b/>
                <w:color w:val="000000"/>
              </w:rPr>
              <w:t xml:space="preserve">Polyunsaturated fatty acid </w:t>
            </w:r>
          </w:p>
        </w:tc>
        <w:tc>
          <w:tcPr>
            <w:tcW w:w="1629" w:type="dxa"/>
            <w:tcBorders>
              <w:top w:val="nil"/>
              <w:left w:val="nil"/>
              <w:bottom w:val="nil"/>
              <w:right w:val="nil"/>
            </w:tcBorders>
            <w:shd w:val="clear" w:color="auto" w:fill="auto"/>
            <w:noWrap/>
            <w:vAlign w:val="bottom"/>
          </w:tcPr>
          <w:p w14:paraId="09161EAB" w14:textId="77777777" w:rsidR="00BF4CA0" w:rsidRPr="008F5427" w:rsidRDefault="00BF4CA0"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30A34DE7" w14:textId="77777777" w:rsidR="00BF4CA0" w:rsidRPr="008F5427" w:rsidRDefault="00BF4CA0"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03F07136" w14:textId="77777777" w:rsidR="00BF4CA0" w:rsidRPr="008F5427" w:rsidRDefault="00BF4CA0" w:rsidP="00BF4CA0">
            <w:pPr>
              <w:spacing w:after="0" w:line="240" w:lineRule="auto"/>
              <w:jc w:val="center"/>
              <w:rPr>
                <w:rFonts w:eastAsia="Times New Roman" w:cs="Times New Roman"/>
                <w:color w:val="000000"/>
              </w:rPr>
            </w:pPr>
          </w:p>
        </w:tc>
      </w:tr>
      <w:tr w:rsidR="00BF4CA0" w:rsidRPr="008F5427" w14:paraId="110E7309"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078BE2EF" w14:textId="2B5A71BE" w:rsidR="00BF4CA0" w:rsidRPr="008F5427" w:rsidRDefault="00F220EA" w:rsidP="00B4634B">
            <w:pPr>
              <w:spacing w:after="0" w:line="240" w:lineRule="auto"/>
              <w:rPr>
                <w:rFonts w:eastAsia="Times New Roman" w:cs="Times New Roman"/>
                <w:color w:val="000000"/>
              </w:rPr>
            </w:pPr>
            <w:r>
              <w:rPr>
                <w:rFonts w:eastAsia="Times New Roman" w:cs="Times New Roman"/>
                <w:color w:val="000000"/>
              </w:rPr>
              <w:lastRenderedPageBreak/>
              <w:t>%</w:t>
            </w:r>
            <w:r w:rsidR="00BF4CA0" w:rsidRPr="008F5427">
              <w:rPr>
                <w:rFonts w:eastAsia="Times New Roman" w:cs="Times New Roman"/>
                <w:color w:val="000000"/>
              </w:rPr>
              <w:t>C20</w:t>
            </w:r>
            <w:r>
              <w:rPr>
                <w:rFonts w:eastAsia="Times New Roman" w:cs="Times New Roman"/>
                <w:color w:val="000000"/>
              </w:rPr>
              <w:t>:</w:t>
            </w:r>
            <w:r w:rsidR="00BF4CA0" w:rsidRPr="008F5427">
              <w:rPr>
                <w:rFonts w:eastAsia="Times New Roman" w:cs="Times New Roman"/>
                <w:color w:val="000000"/>
              </w:rPr>
              <w:t>2n6</w:t>
            </w:r>
            <w:r w:rsidR="007F62EE">
              <w:rPr>
                <w:rFonts w:eastAsia="Times New Roman" w:cs="Times New Roman"/>
                <w:color w:val="000000"/>
              </w:rPr>
              <w:t xml:space="preserve"> (</w:t>
            </w:r>
            <w:r w:rsidR="007F62EE" w:rsidRPr="0084048C">
              <w:rPr>
                <w:rFonts w:eastAsia="Times New Roman" w:cs="Times New Roman"/>
                <w:color w:val="000000"/>
              </w:rPr>
              <w:t>Eicosadienoic acid</w:t>
            </w:r>
            <w:r w:rsidR="007F62EE">
              <w:rPr>
                <w:rFonts w:eastAsia="Times New Roman" w:cs="Times New Roman"/>
                <w:color w:val="000000"/>
              </w:rPr>
              <w:t>)</w:t>
            </w:r>
          </w:p>
        </w:tc>
        <w:tc>
          <w:tcPr>
            <w:tcW w:w="1629" w:type="dxa"/>
            <w:tcBorders>
              <w:top w:val="nil"/>
              <w:left w:val="nil"/>
              <w:bottom w:val="nil"/>
              <w:right w:val="nil"/>
            </w:tcBorders>
            <w:shd w:val="clear" w:color="auto" w:fill="auto"/>
            <w:noWrap/>
            <w:vAlign w:val="bottom"/>
            <w:hideMark/>
          </w:tcPr>
          <w:p w14:paraId="1C8D8F77" w14:textId="77777777" w:rsidR="00BF4CA0" w:rsidRPr="008F5427" w:rsidRDefault="00BF4CA0" w:rsidP="00B4634B">
            <w:pPr>
              <w:spacing w:after="0" w:line="240" w:lineRule="auto"/>
              <w:jc w:val="center"/>
              <w:rPr>
                <w:rFonts w:eastAsia="Times New Roman" w:cs="Times New Roman"/>
                <w:color w:val="000000"/>
              </w:rPr>
            </w:pPr>
            <w:r w:rsidRPr="008F5427">
              <w:rPr>
                <w:rFonts w:eastAsia="Times New Roman" w:cs="Times New Roman"/>
                <w:color w:val="000000"/>
              </w:rPr>
              <w:t>0.08</w:t>
            </w:r>
          </w:p>
        </w:tc>
        <w:tc>
          <w:tcPr>
            <w:tcW w:w="1718" w:type="dxa"/>
            <w:tcBorders>
              <w:top w:val="nil"/>
              <w:left w:val="nil"/>
              <w:bottom w:val="nil"/>
              <w:right w:val="nil"/>
            </w:tcBorders>
            <w:shd w:val="clear" w:color="auto" w:fill="auto"/>
            <w:noWrap/>
            <w:vAlign w:val="bottom"/>
            <w:hideMark/>
          </w:tcPr>
          <w:p w14:paraId="7DC59B3F" w14:textId="77777777" w:rsidR="00BF4CA0" w:rsidRPr="008F5427" w:rsidRDefault="00BF4CA0" w:rsidP="00B4634B">
            <w:pPr>
              <w:spacing w:after="0" w:line="240" w:lineRule="auto"/>
              <w:jc w:val="center"/>
              <w:rPr>
                <w:rFonts w:eastAsia="Times New Roman" w:cs="Times New Roman"/>
                <w:color w:val="000000"/>
              </w:rPr>
            </w:pPr>
            <w:r w:rsidRPr="008F5427">
              <w:rPr>
                <w:rFonts w:eastAsia="Times New Roman" w:cs="Times New Roman"/>
                <w:color w:val="000000"/>
              </w:rPr>
              <w:t>0.33</w:t>
            </w:r>
          </w:p>
        </w:tc>
        <w:tc>
          <w:tcPr>
            <w:tcW w:w="1718" w:type="dxa"/>
            <w:tcBorders>
              <w:top w:val="nil"/>
              <w:left w:val="nil"/>
              <w:bottom w:val="nil"/>
              <w:right w:val="nil"/>
            </w:tcBorders>
            <w:shd w:val="clear" w:color="auto" w:fill="auto"/>
            <w:noWrap/>
            <w:vAlign w:val="bottom"/>
            <w:hideMark/>
          </w:tcPr>
          <w:p w14:paraId="20E1C9FB" w14:textId="77777777" w:rsidR="00BF4CA0" w:rsidRPr="008F5427" w:rsidRDefault="00BF4CA0" w:rsidP="00B4634B">
            <w:pPr>
              <w:spacing w:after="0" w:line="240" w:lineRule="auto"/>
              <w:jc w:val="center"/>
              <w:rPr>
                <w:rFonts w:eastAsia="Times New Roman" w:cs="Times New Roman"/>
                <w:color w:val="000000"/>
              </w:rPr>
            </w:pPr>
            <w:r w:rsidRPr="008F5427">
              <w:rPr>
                <w:rFonts w:eastAsia="Times New Roman" w:cs="Times New Roman"/>
                <w:color w:val="000000"/>
              </w:rPr>
              <w:t>-0.57</w:t>
            </w:r>
          </w:p>
        </w:tc>
      </w:tr>
      <w:tr w:rsidR="00BF4CA0" w:rsidRPr="008F5427" w14:paraId="6FA3AD7D" w14:textId="77777777" w:rsidTr="003E0AC8">
        <w:trPr>
          <w:trHeight w:val="328"/>
        </w:trPr>
        <w:tc>
          <w:tcPr>
            <w:tcW w:w="3060" w:type="dxa"/>
            <w:gridSpan w:val="2"/>
            <w:tcBorders>
              <w:top w:val="nil"/>
              <w:left w:val="nil"/>
              <w:bottom w:val="nil"/>
              <w:right w:val="nil"/>
            </w:tcBorders>
            <w:shd w:val="clear" w:color="auto" w:fill="auto"/>
            <w:noWrap/>
            <w:vAlign w:val="bottom"/>
          </w:tcPr>
          <w:p w14:paraId="7E12B643" w14:textId="77777777" w:rsidR="00924CD6" w:rsidRDefault="00924CD6" w:rsidP="00BF4CA0">
            <w:pPr>
              <w:spacing w:after="0" w:line="240" w:lineRule="auto"/>
              <w:rPr>
                <w:rFonts w:eastAsia="Times New Roman" w:cs="Times New Roman"/>
                <w:b/>
                <w:color w:val="000000"/>
              </w:rPr>
            </w:pPr>
          </w:p>
          <w:p w14:paraId="0542F7C1" w14:textId="1969774E" w:rsidR="00BF4CA0" w:rsidRPr="00BF4CA0" w:rsidRDefault="006F63A7" w:rsidP="00BF4CA0">
            <w:pPr>
              <w:spacing w:after="0" w:line="240" w:lineRule="auto"/>
              <w:rPr>
                <w:rFonts w:eastAsia="Times New Roman" w:cs="Times New Roman"/>
                <w:b/>
                <w:color w:val="000000"/>
              </w:rPr>
            </w:pPr>
            <w:r>
              <w:rPr>
                <w:rFonts w:eastAsia="Times New Roman" w:cs="Times New Roman"/>
                <w:b/>
                <w:color w:val="000000"/>
              </w:rPr>
              <w:t xml:space="preserve">Oxylipins </w:t>
            </w:r>
          </w:p>
        </w:tc>
        <w:tc>
          <w:tcPr>
            <w:tcW w:w="1629" w:type="dxa"/>
            <w:tcBorders>
              <w:top w:val="nil"/>
              <w:left w:val="nil"/>
              <w:bottom w:val="nil"/>
              <w:right w:val="nil"/>
            </w:tcBorders>
            <w:shd w:val="clear" w:color="auto" w:fill="auto"/>
            <w:noWrap/>
            <w:vAlign w:val="bottom"/>
          </w:tcPr>
          <w:p w14:paraId="75275C76" w14:textId="77777777" w:rsidR="00BF4CA0" w:rsidRPr="008F5427" w:rsidRDefault="00BF4CA0"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0213014C" w14:textId="77777777" w:rsidR="00BF4CA0" w:rsidRPr="008F5427" w:rsidRDefault="00BF4CA0"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2E257FC6" w14:textId="77777777" w:rsidR="00BF4CA0" w:rsidRPr="008F5427" w:rsidRDefault="00BF4CA0" w:rsidP="00BF4CA0">
            <w:pPr>
              <w:spacing w:after="0" w:line="240" w:lineRule="auto"/>
              <w:jc w:val="center"/>
              <w:rPr>
                <w:rFonts w:eastAsia="Times New Roman" w:cs="Times New Roman"/>
                <w:color w:val="000000"/>
              </w:rPr>
            </w:pPr>
          </w:p>
        </w:tc>
      </w:tr>
      <w:tr w:rsidR="00CF5053" w:rsidRPr="008F5427" w14:paraId="34538624" w14:textId="77777777" w:rsidTr="003E0AC8">
        <w:trPr>
          <w:trHeight w:val="328"/>
        </w:trPr>
        <w:tc>
          <w:tcPr>
            <w:tcW w:w="3060" w:type="dxa"/>
            <w:gridSpan w:val="2"/>
            <w:tcBorders>
              <w:top w:val="nil"/>
              <w:left w:val="nil"/>
              <w:bottom w:val="nil"/>
              <w:right w:val="nil"/>
            </w:tcBorders>
            <w:shd w:val="clear" w:color="auto" w:fill="auto"/>
            <w:noWrap/>
            <w:vAlign w:val="bottom"/>
          </w:tcPr>
          <w:p w14:paraId="085B2FC5" w14:textId="721718F7" w:rsidR="00CF5053" w:rsidRDefault="00CF5053" w:rsidP="00BF4CA0">
            <w:pPr>
              <w:spacing w:after="0" w:line="240" w:lineRule="auto"/>
              <w:rPr>
                <w:rFonts w:eastAsia="Times New Roman" w:cs="Times New Roman"/>
                <w:b/>
                <w:color w:val="000000"/>
              </w:rPr>
            </w:pPr>
            <w:r>
              <w:rPr>
                <w:rFonts w:eastAsia="Times New Roman" w:cs="Times New Roman"/>
                <w:b/>
                <w:color w:val="000000"/>
              </w:rPr>
              <w:t xml:space="preserve">Midchain alcohols </w:t>
            </w:r>
          </w:p>
        </w:tc>
        <w:tc>
          <w:tcPr>
            <w:tcW w:w="1629" w:type="dxa"/>
            <w:tcBorders>
              <w:top w:val="nil"/>
              <w:left w:val="nil"/>
              <w:bottom w:val="nil"/>
              <w:right w:val="nil"/>
            </w:tcBorders>
            <w:shd w:val="clear" w:color="auto" w:fill="auto"/>
            <w:noWrap/>
            <w:vAlign w:val="bottom"/>
          </w:tcPr>
          <w:p w14:paraId="2D445A34" w14:textId="77777777" w:rsidR="00CF5053" w:rsidRPr="008F5427" w:rsidRDefault="00CF5053"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32455B3A" w14:textId="77777777" w:rsidR="00CF5053" w:rsidRPr="008F5427" w:rsidRDefault="00CF5053"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29C98DD9" w14:textId="77777777" w:rsidR="00CF5053" w:rsidRPr="008F5427" w:rsidRDefault="00CF5053" w:rsidP="00BF4CA0">
            <w:pPr>
              <w:spacing w:after="0" w:line="240" w:lineRule="auto"/>
              <w:jc w:val="center"/>
              <w:rPr>
                <w:rFonts w:eastAsia="Times New Roman" w:cs="Times New Roman"/>
                <w:color w:val="000000"/>
              </w:rPr>
            </w:pPr>
          </w:p>
        </w:tc>
      </w:tr>
      <w:tr w:rsidR="00793FEB" w:rsidRPr="008F5427" w14:paraId="1DFCAEA4" w14:textId="77777777" w:rsidTr="003E0AC8">
        <w:trPr>
          <w:trHeight w:val="328"/>
        </w:trPr>
        <w:tc>
          <w:tcPr>
            <w:tcW w:w="3060" w:type="dxa"/>
            <w:gridSpan w:val="2"/>
            <w:tcBorders>
              <w:top w:val="nil"/>
              <w:left w:val="nil"/>
              <w:bottom w:val="nil"/>
              <w:right w:val="nil"/>
            </w:tcBorders>
            <w:shd w:val="clear" w:color="auto" w:fill="auto"/>
            <w:noWrap/>
            <w:vAlign w:val="bottom"/>
          </w:tcPr>
          <w:p w14:paraId="3BBE1441" w14:textId="6C5BB59B" w:rsidR="00793FEB" w:rsidRPr="006312FC" w:rsidRDefault="00793FEB" w:rsidP="006312FC">
            <w:pPr>
              <w:pStyle w:val="ListParagraph"/>
              <w:spacing w:after="0" w:line="240" w:lineRule="auto"/>
              <w:rPr>
                <w:rFonts w:eastAsia="Times New Roman" w:cs="Times New Roman"/>
                <w:b/>
                <w:color w:val="000000"/>
              </w:rPr>
            </w:pPr>
            <w:r w:rsidRPr="006312FC">
              <w:rPr>
                <w:rFonts w:eastAsia="Times New Roman" w:cs="Times New Roman"/>
                <w:b/>
                <w:color w:val="000000"/>
              </w:rPr>
              <w:t xml:space="preserve">Non-Esterified </w:t>
            </w:r>
          </w:p>
        </w:tc>
        <w:tc>
          <w:tcPr>
            <w:tcW w:w="1629" w:type="dxa"/>
            <w:tcBorders>
              <w:top w:val="nil"/>
              <w:left w:val="nil"/>
              <w:bottom w:val="nil"/>
              <w:right w:val="nil"/>
            </w:tcBorders>
            <w:shd w:val="clear" w:color="auto" w:fill="auto"/>
            <w:noWrap/>
            <w:vAlign w:val="bottom"/>
          </w:tcPr>
          <w:p w14:paraId="061BD337" w14:textId="77777777" w:rsidR="00793FEB" w:rsidRPr="008F5427" w:rsidRDefault="00793FEB"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74829109" w14:textId="77777777" w:rsidR="00793FEB" w:rsidRPr="008F5427" w:rsidRDefault="00793FEB" w:rsidP="00BF4CA0">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5002FEFA" w14:textId="77777777" w:rsidR="00793FEB" w:rsidRPr="008F5427" w:rsidRDefault="00793FEB" w:rsidP="00BF4CA0">
            <w:pPr>
              <w:spacing w:after="0" w:line="240" w:lineRule="auto"/>
              <w:jc w:val="center"/>
              <w:rPr>
                <w:rFonts w:eastAsia="Times New Roman" w:cs="Times New Roman"/>
                <w:color w:val="000000"/>
              </w:rPr>
            </w:pPr>
          </w:p>
        </w:tc>
      </w:tr>
      <w:tr w:rsidR="00BF4CA0" w:rsidRPr="008F5427" w14:paraId="52669F7F" w14:textId="77777777" w:rsidTr="003E0AC8">
        <w:trPr>
          <w:trHeight w:val="328"/>
        </w:trPr>
        <w:tc>
          <w:tcPr>
            <w:tcW w:w="3060" w:type="dxa"/>
            <w:gridSpan w:val="2"/>
            <w:tcBorders>
              <w:top w:val="nil"/>
              <w:left w:val="nil"/>
              <w:bottom w:val="nil"/>
              <w:right w:val="nil"/>
            </w:tcBorders>
            <w:shd w:val="clear" w:color="auto" w:fill="auto"/>
            <w:noWrap/>
            <w:vAlign w:val="bottom"/>
          </w:tcPr>
          <w:p w14:paraId="35A7BB8D" w14:textId="4D842CAB" w:rsidR="00BF4CA0" w:rsidRPr="006312FC" w:rsidRDefault="00793FEB" w:rsidP="006312FC">
            <w:pPr>
              <w:pStyle w:val="ListParagraph"/>
              <w:spacing w:after="0" w:line="240" w:lineRule="auto"/>
              <w:rPr>
                <w:rFonts w:eastAsia="Times New Roman" w:cs="Times New Roman"/>
                <w:color w:val="000000"/>
              </w:rPr>
            </w:pPr>
            <w:r w:rsidRPr="006312FC">
              <w:rPr>
                <w:rFonts w:eastAsia="Times New Roman" w:cs="Times New Roman"/>
                <w:color w:val="000000"/>
              </w:rPr>
              <w:t>9-HOTE</w:t>
            </w:r>
            <w:r w:rsidR="002A264F" w:rsidRPr="006312FC">
              <w:rPr>
                <w:rFonts w:eastAsia="Times New Roman" w:cs="Times New Roman"/>
                <w:color w:val="000000"/>
              </w:rPr>
              <w:t xml:space="preserve"> (ALA)</w:t>
            </w:r>
          </w:p>
        </w:tc>
        <w:tc>
          <w:tcPr>
            <w:tcW w:w="1629" w:type="dxa"/>
            <w:tcBorders>
              <w:top w:val="nil"/>
              <w:left w:val="nil"/>
              <w:bottom w:val="nil"/>
              <w:right w:val="nil"/>
            </w:tcBorders>
            <w:shd w:val="clear" w:color="auto" w:fill="auto"/>
            <w:noWrap/>
            <w:vAlign w:val="bottom"/>
          </w:tcPr>
          <w:p w14:paraId="7ED2D8F9" w14:textId="721DB52E"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0.01</w:t>
            </w:r>
          </w:p>
        </w:tc>
        <w:tc>
          <w:tcPr>
            <w:tcW w:w="1718" w:type="dxa"/>
            <w:tcBorders>
              <w:top w:val="nil"/>
              <w:left w:val="nil"/>
              <w:bottom w:val="nil"/>
              <w:right w:val="nil"/>
            </w:tcBorders>
            <w:shd w:val="clear" w:color="auto" w:fill="auto"/>
            <w:noWrap/>
            <w:vAlign w:val="bottom"/>
          </w:tcPr>
          <w:p w14:paraId="79DAD6F8" w14:textId="78BC99D9"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0.58</w:t>
            </w:r>
          </w:p>
        </w:tc>
        <w:tc>
          <w:tcPr>
            <w:tcW w:w="1718" w:type="dxa"/>
            <w:tcBorders>
              <w:top w:val="nil"/>
              <w:left w:val="nil"/>
              <w:bottom w:val="nil"/>
              <w:right w:val="nil"/>
            </w:tcBorders>
            <w:shd w:val="clear" w:color="auto" w:fill="auto"/>
            <w:noWrap/>
            <w:vAlign w:val="bottom"/>
          </w:tcPr>
          <w:p w14:paraId="5B75D483" w14:textId="766708A6" w:rsidR="00BF4CA0" w:rsidRPr="008F5427" w:rsidRDefault="00BF4CA0" w:rsidP="00BF4CA0">
            <w:pPr>
              <w:spacing w:after="0" w:line="240" w:lineRule="auto"/>
              <w:jc w:val="center"/>
              <w:rPr>
                <w:rFonts w:eastAsia="Times New Roman" w:cs="Times New Roman"/>
                <w:color w:val="000000"/>
              </w:rPr>
            </w:pPr>
            <w:r w:rsidRPr="008F5427">
              <w:rPr>
                <w:rFonts w:eastAsia="Times New Roman" w:cs="Times New Roman"/>
                <w:color w:val="000000"/>
              </w:rPr>
              <w:t>0.76</w:t>
            </w:r>
          </w:p>
        </w:tc>
      </w:tr>
      <w:tr w:rsidR="00793FEB" w:rsidRPr="008F5427" w14:paraId="78BD0EE6" w14:textId="77777777" w:rsidTr="003E0AC8">
        <w:trPr>
          <w:trHeight w:val="328"/>
        </w:trPr>
        <w:tc>
          <w:tcPr>
            <w:tcW w:w="3060" w:type="dxa"/>
            <w:gridSpan w:val="2"/>
            <w:tcBorders>
              <w:top w:val="nil"/>
              <w:left w:val="nil"/>
              <w:bottom w:val="nil"/>
              <w:right w:val="nil"/>
            </w:tcBorders>
            <w:shd w:val="clear" w:color="auto" w:fill="auto"/>
            <w:noWrap/>
            <w:vAlign w:val="bottom"/>
          </w:tcPr>
          <w:p w14:paraId="6A32795F" w14:textId="5BC35E77" w:rsidR="00793FEB" w:rsidRPr="006312FC" w:rsidRDefault="000E69A5" w:rsidP="006312FC">
            <w:pPr>
              <w:pStyle w:val="ListParagraph"/>
              <w:spacing w:after="0" w:line="240" w:lineRule="auto"/>
              <w:rPr>
                <w:rFonts w:eastAsia="Times New Roman" w:cs="Times New Roman"/>
                <w:color w:val="000000"/>
              </w:rPr>
            </w:pPr>
            <w:r w:rsidRPr="006312FC">
              <w:rPr>
                <w:rFonts w:eastAsia="Times New Roman" w:cs="Times New Roman"/>
                <w:color w:val="000000"/>
              </w:rPr>
              <w:t>5-HEPE</w:t>
            </w:r>
            <w:r w:rsidR="002A264F" w:rsidRPr="006312FC">
              <w:rPr>
                <w:rFonts w:eastAsia="Times New Roman" w:cs="Times New Roman"/>
                <w:color w:val="000000"/>
              </w:rPr>
              <w:t xml:space="preserve"> (EPA)</w:t>
            </w:r>
          </w:p>
        </w:tc>
        <w:tc>
          <w:tcPr>
            <w:tcW w:w="1629" w:type="dxa"/>
            <w:tcBorders>
              <w:top w:val="nil"/>
              <w:left w:val="nil"/>
              <w:bottom w:val="nil"/>
              <w:right w:val="nil"/>
            </w:tcBorders>
            <w:shd w:val="clear" w:color="auto" w:fill="auto"/>
            <w:noWrap/>
            <w:vAlign w:val="bottom"/>
          </w:tcPr>
          <w:p w14:paraId="2D670F40" w14:textId="61D38F95"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0.04</w:t>
            </w:r>
          </w:p>
        </w:tc>
        <w:tc>
          <w:tcPr>
            <w:tcW w:w="1718" w:type="dxa"/>
            <w:tcBorders>
              <w:top w:val="nil"/>
              <w:left w:val="nil"/>
              <w:bottom w:val="nil"/>
              <w:right w:val="nil"/>
            </w:tcBorders>
            <w:shd w:val="clear" w:color="auto" w:fill="auto"/>
            <w:noWrap/>
            <w:vAlign w:val="bottom"/>
          </w:tcPr>
          <w:p w14:paraId="65C0C6A4" w14:textId="0C3821DF"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0.43</w:t>
            </w:r>
          </w:p>
        </w:tc>
        <w:tc>
          <w:tcPr>
            <w:tcW w:w="1718" w:type="dxa"/>
            <w:tcBorders>
              <w:top w:val="nil"/>
              <w:left w:val="nil"/>
              <w:bottom w:val="nil"/>
              <w:right w:val="nil"/>
            </w:tcBorders>
            <w:shd w:val="clear" w:color="auto" w:fill="auto"/>
            <w:noWrap/>
            <w:vAlign w:val="bottom"/>
          </w:tcPr>
          <w:p w14:paraId="2F916ADB" w14:textId="60781A36"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0.65</w:t>
            </w:r>
          </w:p>
        </w:tc>
      </w:tr>
      <w:tr w:rsidR="00793FEB" w:rsidRPr="008F5427" w14:paraId="20181364" w14:textId="77777777" w:rsidTr="003E0AC8">
        <w:trPr>
          <w:trHeight w:val="328"/>
        </w:trPr>
        <w:tc>
          <w:tcPr>
            <w:tcW w:w="3060" w:type="dxa"/>
            <w:gridSpan w:val="2"/>
            <w:tcBorders>
              <w:top w:val="nil"/>
              <w:left w:val="nil"/>
              <w:bottom w:val="nil"/>
              <w:right w:val="nil"/>
            </w:tcBorders>
            <w:shd w:val="clear" w:color="auto" w:fill="auto"/>
            <w:noWrap/>
            <w:vAlign w:val="bottom"/>
          </w:tcPr>
          <w:p w14:paraId="16147F5D" w14:textId="307D8498" w:rsidR="00793FEB" w:rsidRPr="006312FC" w:rsidRDefault="000E69A5" w:rsidP="006312FC">
            <w:pPr>
              <w:pStyle w:val="ListParagraph"/>
              <w:spacing w:after="0" w:line="240" w:lineRule="auto"/>
              <w:rPr>
                <w:rFonts w:eastAsia="Times New Roman" w:cs="Times New Roman"/>
                <w:color w:val="000000"/>
              </w:rPr>
            </w:pPr>
            <w:r w:rsidRPr="006312FC">
              <w:rPr>
                <w:rFonts w:eastAsia="Times New Roman" w:cs="Times New Roman"/>
                <w:color w:val="000000"/>
              </w:rPr>
              <w:t>9-HODE</w:t>
            </w:r>
            <w:r w:rsidR="002A264F" w:rsidRPr="006312FC">
              <w:rPr>
                <w:rFonts w:eastAsia="Times New Roman" w:cs="Times New Roman"/>
                <w:color w:val="000000"/>
              </w:rPr>
              <w:t xml:space="preserve"> (LA) </w:t>
            </w:r>
          </w:p>
        </w:tc>
        <w:tc>
          <w:tcPr>
            <w:tcW w:w="1629" w:type="dxa"/>
            <w:tcBorders>
              <w:top w:val="nil"/>
              <w:left w:val="nil"/>
              <w:bottom w:val="nil"/>
              <w:right w:val="nil"/>
            </w:tcBorders>
            <w:shd w:val="clear" w:color="auto" w:fill="auto"/>
            <w:noWrap/>
            <w:vAlign w:val="bottom"/>
          </w:tcPr>
          <w:p w14:paraId="2B66DE17" w14:textId="0ACF717F"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0.05</w:t>
            </w:r>
          </w:p>
        </w:tc>
        <w:tc>
          <w:tcPr>
            <w:tcW w:w="1718" w:type="dxa"/>
            <w:tcBorders>
              <w:top w:val="nil"/>
              <w:left w:val="nil"/>
              <w:bottom w:val="nil"/>
              <w:right w:val="nil"/>
            </w:tcBorders>
            <w:shd w:val="clear" w:color="auto" w:fill="auto"/>
            <w:noWrap/>
            <w:vAlign w:val="bottom"/>
          </w:tcPr>
          <w:p w14:paraId="2462E0E3" w14:textId="5341D32D"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0.39</w:t>
            </w:r>
          </w:p>
        </w:tc>
        <w:tc>
          <w:tcPr>
            <w:tcW w:w="1718" w:type="dxa"/>
            <w:tcBorders>
              <w:top w:val="nil"/>
              <w:left w:val="nil"/>
              <w:bottom w:val="nil"/>
              <w:right w:val="nil"/>
            </w:tcBorders>
            <w:shd w:val="clear" w:color="auto" w:fill="auto"/>
            <w:noWrap/>
            <w:vAlign w:val="bottom"/>
          </w:tcPr>
          <w:p w14:paraId="005A37B7" w14:textId="1F4F4E79"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0.62</w:t>
            </w:r>
          </w:p>
        </w:tc>
      </w:tr>
      <w:tr w:rsidR="00793FEB" w:rsidRPr="008F5427" w14:paraId="39CDBAAA" w14:textId="77777777" w:rsidTr="003E0AC8">
        <w:trPr>
          <w:trHeight w:val="328"/>
        </w:trPr>
        <w:tc>
          <w:tcPr>
            <w:tcW w:w="3060" w:type="dxa"/>
            <w:gridSpan w:val="2"/>
            <w:tcBorders>
              <w:top w:val="nil"/>
              <w:left w:val="nil"/>
              <w:bottom w:val="nil"/>
              <w:right w:val="nil"/>
            </w:tcBorders>
            <w:shd w:val="clear" w:color="auto" w:fill="auto"/>
            <w:noWrap/>
            <w:vAlign w:val="bottom"/>
          </w:tcPr>
          <w:p w14:paraId="7EF78368" w14:textId="4745A6AB" w:rsidR="00793FEB" w:rsidRPr="006312FC" w:rsidRDefault="000E69A5" w:rsidP="006312FC">
            <w:pPr>
              <w:pStyle w:val="ListParagraph"/>
              <w:spacing w:after="0" w:line="240" w:lineRule="auto"/>
              <w:rPr>
                <w:rFonts w:eastAsia="Times New Roman" w:cs="Times New Roman"/>
                <w:color w:val="000000"/>
              </w:rPr>
            </w:pPr>
            <w:r w:rsidRPr="006312FC">
              <w:rPr>
                <w:rFonts w:eastAsia="Times New Roman" w:cs="Times New Roman"/>
                <w:color w:val="000000"/>
              </w:rPr>
              <w:t>5-HETE</w:t>
            </w:r>
            <w:r w:rsidR="002A264F" w:rsidRPr="006312FC">
              <w:rPr>
                <w:rFonts w:eastAsia="Times New Roman" w:cs="Times New Roman"/>
                <w:color w:val="000000"/>
              </w:rPr>
              <w:t xml:space="preserve"> (AA)</w:t>
            </w:r>
          </w:p>
        </w:tc>
        <w:tc>
          <w:tcPr>
            <w:tcW w:w="1629" w:type="dxa"/>
            <w:tcBorders>
              <w:top w:val="nil"/>
              <w:left w:val="nil"/>
              <w:bottom w:val="nil"/>
              <w:right w:val="nil"/>
            </w:tcBorders>
            <w:shd w:val="clear" w:color="auto" w:fill="auto"/>
            <w:noWrap/>
            <w:vAlign w:val="bottom"/>
          </w:tcPr>
          <w:p w14:paraId="78791F1E" w14:textId="4DC5A05D"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0.10</w:t>
            </w:r>
          </w:p>
        </w:tc>
        <w:tc>
          <w:tcPr>
            <w:tcW w:w="1718" w:type="dxa"/>
            <w:tcBorders>
              <w:top w:val="nil"/>
              <w:left w:val="nil"/>
              <w:bottom w:val="nil"/>
              <w:right w:val="nil"/>
            </w:tcBorders>
            <w:shd w:val="clear" w:color="auto" w:fill="auto"/>
            <w:noWrap/>
            <w:vAlign w:val="bottom"/>
          </w:tcPr>
          <w:p w14:paraId="59ABC94B" w14:textId="31A5FEAE"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0.30</w:t>
            </w:r>
          </w:p>
        </w:tc>
        <w:tc>
          <w:tcPr>
            <w:tcW w:w="1718" w:type="dxa"/>
            <w:tcBorders>
              <w:top w:val="nil"/>
              <w:left w:val="nil"/>
              <w:bottom w:val="nil"/>
              <w:right w:val="nil"/>
            </w:tcBorders>
            <w:shd w:val="clear" w:color="auto" w:fill="auto"/>
            <w:noWrap/>
            <w:vAlign w:val="bottom"/>
          </w:tcPr>
          <w:p w14:paraId="2E5624C7" w14:textId="48282C75"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0.55</w:t>
            </w:r>
          </w:p>
        </w:tc>
      </w:tr>
      <w:tr w:rsidR="00793FEB" w:rsidRPr="008F5427" w14:paraId="0D75F4E5" w14:textId="77777777" w:rsidTr="003E0AC8">
        <w:trPr>
          <w:trHeight w:val="328"/>
        </w:trPr>
        <w:tc>
          <w:tcPr>
            <w:tcW w:w="3060" w:type="dxa"/>
            <w:gridSpan w:val="2"/>
            <w:tcBorders>
              <w:top w:val="nil"/>
              <w:left w:val="nil"/>
              <w:bottom w:val="nil"/>
              <w:right w:val="nil"/>
            </w:tcBorders>
            <w:shd w:val="clear" w:color="auto" w:fill="auto"/>
            <w:noWrap/>
            <w:vAlign w:val="bottom"/>
          </w:tcPr>
          <w:p w14:paraId="1207B9F3" w14:textId="5B6A4EDC" w:rsidR="00793FEB" w:rsidRPr="006312FC" w:rsidRDefault="000E69A5" w:rsidP="006312FC">
            <w:pPr>
              <w:pStyle w:val="ListParagraph"/>
              <w:spacing w:after="0" w:line="240" w:lineRule="auto"/>
              <w:rPr>
                <w:rFonts w:eastAsia="Times New Roman" w:cs="Times New Roman"/>
                <w:color w:val="000000"/>
              </w:rPr>
            </w:pPr>
            <w:r w:rsidRPr="006312FC">
              <w:rPr>
                <w:rFonts w:eastAsia="Times New Roman" w:cs="Times New Roman"/>
                <w:color w:val="000000"/>
              </w:rPr>
              <w:t>15-HETE</w:t>
            </w:r>
            <w:r w:rsidR="002A264F" w:rsidRPr="006312FC">
              <w:rPr>
                <w:rFonts w:eastAsia="Times New Roman" w:cs="Times New Roman"/>
                <w:color w:val="000000"/>
              </w:rPr>
              <w:t xml:space="preserve"> (AA)</w:t>
            </w:r>
          </w:p>
        </w:tc>
        <w:tc>
          <w:tcPr>
            <w:tcW w:w="1629" w:type="dxa"/>
            <w:tcBorders>
              <w:top w:val="nil"/>
              <w:left w:val="nil"/>
              <w:bottom w:val="nil"/>
              <w:right w:val="nil"/>
            </w:tcBorders>
            <w:shd w:val="clear" w:color="auto" w:fill="auto"/>
            <w:noWrap/>
            <w:vAlign w:val="bottom"/>
          </w:tcPr>
          <w:p w14:paraId="4D756BB4" w14:textId="05BB1D41"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0.11</w:t>
            </w:r>
          </w:p>
        </w:tc>
        <w:tc>
          <w:tcPr>
            <w:tcW w:w="1718" w:type="dxa"/>
            <w:tcBorders>
              <w:top w:val="nil"/>
              <w:left w:val="nil"/>
              <w:bottom w:val="nil"/>
              <w:right w:val="nil"/>
            </w:tcBorders>
            <w:shd w:val="clear" w:color="auto" w:fill="auto"/>
            <w:noWrap/>
            <w:vAlign w:val="bottom"/>
          </w:tcPr>
          <w:p w14:paraId="2CB1BCB9" w14:textId="765DEC00"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0.29</w:t>
            </w:r>
          </w:p>
        </w:tc>
        <w:tc>
          <w:tcPr>
            <w:tcW w:w="1718" w:type="dxa"/>
            <w:tcBorders>
              <w:top w:val="nil"/>
              <w:left w:val="nil"/>
              <w:bottom w:val="nil"/>
              <w:right w:val="nil"/>
            </w:tcBorders>
            <w:shd w:val="clear" w:color="auto" w:fill="auto"/>
            <w:noWrap/>
            <w:vAlign w:val="bottom"/>
          </w:tcPr>
          <w:p w14:paraId="39A1C100" w14:textId="0C33AE58"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0.54</w:t>
            </w:r>
          </w:p>
        </w:tc>
      </w:tr>
      <w:tr w:rsidR="00793FEB" w:rsidRPr="008F5427" w14:paraId="19F2EAC2" w14:textId="77777777" w:rsidTr="003E0AC8">
        <w:trPr>
          <w:trHeight w:val="328"/>
        </w:trPr>
        <w:tc>
          <w:tcPr>
            <w:tcW w:w="3060" w:type="dxa"/>
            <w:gridSpan w:val="2"/>
            <w:tcBorders>
              <w:top w:val="nil"/>
              <w:left w:val="nil"/>
              <w:bottom w:val="nil"/>
              <w:right w:val="nil"/>
            </w:tcBorders>
            <w:shd w:val="clear" w:color="auto" w:fill="auto"/>
            <w:noWrap/>
            <w:vAlign w:val="bottom"/>
          </w:tcPr>
          <w:p w14:paraId="03A2B5AC" w14:textId="3B9C5290" w:rsidR="00793FEB" w:rsidRPr="008F5427" w:rsidRDefault="00793FEB" w:rsidP="00793FEB">
            <w:pPr>
              <w:spacing w:after="0" w:line="240" w:lineRule="auto"/>
              <w:rPr>
                <w:rFonts w:eastAsia="Times New Roman" w:cs="Times New Roman"/>
                <w:b/>
                <w:color w:val="000000"/>
              </w:rPr>
            </w:pPr>
            <w:r w:rsidRPr="00793FEB">
              <w:rPr>
                <w:rFonts w:eastAsia="Times New Roman" w:cs="Times New Roman"/>
                <w:b/>
                <w:color w:val="000000"/>
              </w:rPr>
              <w:t xml:space="preserve">Diols </w:t>
            </w:r>
          </w:p>
        </w:tc>
        <w:tc>
          <w:tcPr>
            <w:tcW w:w="1629" w:type="dxa"/>
            <w:tcBorders>
              <w:top w:val="nil"/>
              <w:left w:val="nil"/>
              <w:bottom w:val="nil"/>
              <w:right w:val="nil"/>
            </w:tcBorders>
            <w:shd w:val="clear" w:color="auto" w:fill="auto"/>
            <w:noWrap/>
            <w:vAlign w:val="bottom"/>
          </w:tcPr>
          <w:p w14:paraId="142049E0" w14:textId="7234E82D" w:rsidR="00793FEB" w:rsidRPr="008F5427" w:rsidRDefault="00793FEB" w:rsidP="00793FEB">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35BEC74E" w14:textId="530E99F3" w:rsidR="00793FEB" w:rsidRPr="008F5427" w:rsidRDefault="00793FEB" w:rsidP="00793FEB">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72F0C643" w14:textId="1DEAC830" w:rsidR="00793FEB" w:rsidRPr="008F5427" w:rsidRDefault="00793FEB" w:rsidP="00793FEB">
            <w:pPr>
              <w:spacing w:after="0" w:line="240" w:lineRule="auto"/>
              <w:jc w:val="center"/>
              <w:rPr>
                <w:rFonts w:eastAsia="Times New Roman" w:cs="Times New Roman"/>
                <w:color w:val="000000"/>
              </w:rPr>
            </w:pPr>
          </w:p>
        </w:tc>
      </w:tr>
      <w:tr w:rsidR="000E69A5" w:rsidRPr="008F5427" w14:paraId="27A6D161" w14:textId="77777777" w:rsidTr="003E0AC8">
        <w:trPr>
          <w:trHeight w:val="328"/>
        </w:trPr>
        <w:tc>
          <w:tcPr>
            <w:tcW w:w="3060" w:type="dxa"/>
            <w:gridSpan w:val="2"/>
            <w:tcBorders>
              <w:top w:val="nil"/>
              <w:left w:val="nil"/>
              <w:bottom w:val="nil"/>
              <w:right w:val="nil"/>
            </w:tcBorders>
            <w:shd w:val="clear" w:color="auto" w:fill="auto"/>
            <w:noWrap/>
            <w:vAlign w:val="bottom"/>
          </w:tcPr>
          <w:p w14:paraId="19780375" w14:textId="2B3CA9B8" w:rsidR="000E69A5" w:rsidRPr="006312FC" w:rsidRDefault="009D36B9" w:rsidP="006312FC">
            <w:pPr>
              <w:pStyle w:val="ListParagraph"/>
              <w:spacing w:after="0" w:line="240" w:lineRule="auto"/>
              <w:rPr>
                <w:rFonts w:eastAsia="Times New Roman" w:cs="Times New Roman"/>
                <w:b/>
                <w:color w:val="000000"/>
              </w:rPr>
            </w:pPr>
            <w:r w:rsidRPr="006312FC">
              <w:rPr>
                <w:rFonts w:eastAsia="Times New Roman" w:cs="Times New Roman"/>
                <w:b/>
                <w:color w:val="000000"/>
              </w:rPr>
              <w:t>Non-</w:t>
            </w:r>
            <w:r w:rsidR="000E69A5" w:rsidRPr="006312FC">
              <w:rPr>
                <w:rFonts w:eastAsia="Times New Roman" w:cs="Times New Roman"/>
                <w:b/>
                <w:color w:val="000000"/>
              </w:rPr>
              <w:t xml:space="preserve">Esterified </w:t>
            </w:r>
          </w:p>
        </w:tc>
        <w:tc>
          <w:tcPr>
            <w:tcW w:w="1629" w:type="dxa"/>
            <w:tcBorders>
              <w:top w:val="nil"/>
              <w:left w:val="nil"/>
              <w:bottom w:val="nil"/>
              <w:right w:val="nil"/>
            </w:tcBorders>
            <w:shd w:val="clear" w:color="auto" w:fill="auto"/>
            <w:noWrap/>
            <w:vAlign w:val="bottom"/>
          </w:tcPr>
          <w:p w14:paraId="2C297021" w14:textId="77777777" w:rsidR="000E69A5" w:rsidRPr="008F5427" w:rsidRDefault="000E69A5" w:rsidP="00793FEB">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4CBF668C" w14:textId="77777777" w:rsidR="000E69A5" w:rsidRPr="008F5427" w:rsidRDefault="000E69A5" w:rsidP="00793FEB">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65CDEA6A" w14:textId="77777777" w:rsidR="000E69A5" w:rsidRPr="008F5427" w:rsidRDefault="000E69A5" w:rsidP="00793FEB">
            <w:pPr>
              <w:spacing w:after="0" w:line="240" w:lineRule="auto"/>
              <w:jc w:val="center"/>
              <w:rPr>
                <w:rFonts w:eastAsia="Times New Roman" w:cs="Times New Roman"/>
                <w:color w:val="000000"/>
              </w:rPr>
            </w:pPr>
          </w:p>
        </w:tc>
      </w:tr>
      <w:tr w:rsidR="00793FEB" w:rsidRPr="008F5427" w14:paraId="086FC226"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1724D60B" w14:textId="60E91E3C" w:rsidR="00793FEB" w:rsidRPr="006312FC" w:rsidRDefault="00C40352" w:rsidP="006312FC">
            <w:pPr>
              <w:pStyle w:val="ListParagraph"/>
              <w:spacing w:after="0" w:line="240" w:lineRule="auto"/>
              <w:rPr>
                <w:rFonts w:eastAsia="Times New Roman" w:cs="Times New Roman"/>
                <w:color w:val="000000"/>
              </w:rPr>
            </w:pPr>
            <w:r>
              <w:rPr>
                <w:rFonts w:eastAsia="Times New Roman" w:cs="Times New Roman"/>
                <w:color w:val="000000"/>
              </w:rPr>
              <w:t>12,</w:t>
            </w:r>
            <w:r w:rsidR="009D36B9" w:rsidRPr="006312FC">
              <w:rPr>
                <w:rFonts w:eastAsia="Times New Roman" w:cs="Times New Roman"/>
                <w:color w:val="000000"/>
              </w:rPr>
              <w:t>13-DiHOME</w:t>
            </w:r>
            <w:r w:rsidR="002A264F" w:rsidRPr="006312FC">
              <w:rPr>
                <w:rFonts w:eastAsia="Times New Roman" w:cs="Times New Roman"/>
                <w:color w:val="000000"/>
              </w:rPr>
              <w:t xml:space="preserve"> (LA)</w:t>
            </w:r>
          </w:p>
        </w:tc>
        <w:tc>
          <w:tcPr>
            <w:tcW w:w="1629" w:type="dxa"/>
            <w:tcBorders>
              <w:top w:val="nil"/>
              <w:left w:val="nil"/>
              <w:bottom w:val="nil"/>
              <w:right w:val="nil"/>
            </w:tcBorders>
            <w:shd w:val="clear" w:color="auto" w:fill="auto"/>
            <w:noWrap/>
            <w:vAlign w:val="bottom"/>
            <w:hideMark/>
          </w:tcPr>
          <w:p w14:paraId="7B3414FF"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0.04</w:t>
            </w:r>
          </w:p>
        </w:tc>
        <w:tc>
          <w:tcPr>
            <w:tcW w:w="1718" w:type="dxa"/>
            <w:tcBorders>
              <w:top w:val="nil"/>
              <w:left w:val="nil"/>
              <w:bottom w:val="nil"/>
              <w:right w:val="nil"/>
            </w:tcBorders>
            <w:shd w:val="clear" w:color="auto" w:fill="auto"/>
            <w:noWrap/>
            <w:vAlign w:val="bottom"/>
            <w:hideMark/>
          </w:tcPr>
          <w:p w14:paraId="181672E6"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0.44</w:t>
            </w:r>
          </w:p>
        </w:tc>
        <w:tc>
          <w:tcPr>
            <w:tcW w:w="1718" w:type="dxa"/>
            <w:tcBorders>
              <w:top w:val="nil"/>
              <w:left w:val="nil"/>
              <w:bottom w:val="nil"/>
              <w:right w:val="nil"/>
            </w:tcBorders>
            <w:shd w:val="clear" w:color="auto" w:fill="auto"/>
            <w:noWrap/>
            <w:vAlign w:val="bottom"/>
            <w:hideMark/>
          </w:tcPr>
          <w:p w14:paraId="3042A990"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0.66</w:t>
            </w:r>
          </w:p>
        </w:tc>
      </w:tr>
      <w:tr w:rsidR="00793FEB" w:rsidRPr="008F5427" w14:paraId="04C7C05A" w14:textId="77777777" w:rsidTr="00793FEB">
        <w:trPr>
          <w:trHeight w:val="328"/>
        </w:trPr>
        <w:tc>
          <w:tcPr>
            <w:tcW w:w="3060" w:type="dxa"/>
            <w:gridSpan w:val="2"/>
            <w:tcBorders>
              <w:top w:val="nil"/>
              <w:left w:val="nil"/>
              <w:bottom w:val="nil"/>
              <w:right w:val="nil"/>
            </w:tcBorders>
            <w:shd w:val="clear" w:color="auto" w:fill="auto"/>
            <w:noWrap/>
            <w:vAlign w:val="bottom"/>
          </w:tcPr>
          <w:p w14:paraId="4277CE32" w14:textId="795A8545" w:rsidR="00793FEB" w:rsidRPr="006312FC" w:rsidRDefault="00C40352" w:rsidP="006312FC">
            <w:pPr>
              <w:pStyle w:val="ListParagraph"/>
              <w:spacing w:after="0" w:line="240" w:lineRule="auto"/>
              <w:rPr>
                <w:rFonts w:eastAsia="Times New Roman" w:cs="Times New Roman"/>
                <w:color w:val="000000"/>
              </w:rPr>
            </w:pPr>
            <w:r>
              <w:rPr>
                <w:rFonts w:eastAsia="Times New Roman" w:cs="Times New Roman"/>
                <w:color w:val="000000"/>
              </w:rPr>
              <w:t>19,</w:t>
            </w:r>
            <w:r w:rsidR="009D36B9" w:rsidRPr="006312FC">
              <w:rPr>
                <w:rFonts w:eastAsia="Times New Roman" w:cs="Times New Roman"/>
                <w:color w:val="000000"/>
              </w:rPr>
              <w:t>20-DiHDoPE</w:t>
            </w:r>
            <w:r w:rsidR="002A264F" w:rsidRPr="006312FC">
              <w:rPr>
                <w:rFonts w:eastAsia="Times New Roman" w:cs="Times New Roman"/>
                <w:color w:val="000000"/>
              </w:rPr>
              <w:t xml:space="preserve"> (DHA)</w:t>
            </w:r>
          </w:p>
        </w:tc>
        <w:tc>
          <w:tcPr>
            <w:tcW w:w="1629" w:type="dxa"/>
            <w:tcBorders>
              <w:top w:val="nil"/>
              <w:left w:val="nil"/>
              <w:bottom w:val="nil"/>
              <w:right w:val="nil"/>
            </w:tcBorders>
            <w:shd w:val="clear" w:color="auto" w:fill="auto"/>
            <w:noWrap/>
            <w:vAlign w:val="bottom"/>
          </w:tcPr>
          <w:p w14:paraId="092E3C51" w14:textId="2E0630BA"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0.02</w:t>
            </w:r>
          </w:p>
        </w:tc>
        <w:tc>
          <w:tcPr>
            <w:tcW w:w="1718" w:type="dxa"/>
            <w:tcBorders>
              <w:top w:val="nil"/>
              <w:left w:val="nil"/>
              <w:bottom w:val="nil"/>
              <w:right w:val="nil"/>
            </w:tcBorders>
            <w:shd w:val="clear" w:color="auto" w:fill="auto"/>
            <w:noWrap/>
            <w:vAlign w:val="bottom"/>
          </w:tcPr>
          <w:p w14:paraId="4DCCB555" w14:textId="3E881BEC"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0.51</w:t>
            </w:r>
          </w:p>
        </w:tc>
        <w:tc>
          <w:tcPr>
            <w:tcW w:w="1718" w:type="dxa"/>
            <w:tcBorders>
              <w:top w:val="nil"/>
              <w:left w:val="nil"/>
              <w:bottom w:val="nil"/>
              <w:right w:val="nil"/>
            </w:tcBorders>
            <w:shd w:val="clear" w:color="auto" w:fill="auto"/>
            <w:noWrap/>
            <w:vAlign w:val="bottom"/>
          </w:tcPr>
          <w:p w14:paraId="415569C7" w14:textId="06A40A19"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0.72</w:t>
            </w:r>
          </w:p>
        </w:tc>
      </w:tr>
      <w:tr w:rsidR="00793FEB" w:rsidRPr="008F5427" w14:paraId="766D2354"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0D10422C" w14:textId="447E94C8" w:rsidR="00793FEB" w:rsidRPr="006312FC" w:rsidRDefault="00C40352" w:rsidP="006312FC">
            <w:pPr>
              <w:pStyle w:val="ListParagraph"/>
              <w:spacing w:after="0" w:line="240" w:lineRule="auto"/>
              <w:rPr>
                <w:rFonts w:eastAsia="Times New Roman" w:cs="Times New Roman"/>
                <w:color w:val="000000"/>
              </w:rPr>
            </w:pPr>
            <w:r>
              <w:rPr>
                <w:rFonts w:eastAsia="Times New Roman" w:cs="Times New Roman"/>
                <w:color w:val="000000"/>
              </w:rPr>
              <w:t>14,</w:t>
            </w:r>
            <w:r w:rsidR="009D36B9" w:rsidRPr="006312FC">
              <w:rPr>
                <w:rFonts w:eastAsia="Times New Roman" w:cs="Times New Roman"/>
                <w:color w:val="000000"/>
              </w:rPr>
              <w:t>15-DiHETrE</w:t>
            </w:r>
            <w:r w:rsidR="002A264F" w:rsidRPr="006312FC">
              <w:rPr>
                <w:rFonts w:eastAsia="Times New Roman" w:cs="Times New Roman"/>
                <w:color w:val="000000"/>
              </w:rPr>
              <w:t xml:space="preserve"> (AA)</w:t>
            </w:r>
          </w:p>
        </w:tc>
        <w:tc>
          <w:tcPr>
            <w:tcW w:w="1629" w:type="dxa"/>
            <w:tcBorders>
              <w:top w:val="nil"/>
              <w:left w:val="nil"/>
              <w:bottom w:val="nil"/>
              <w:right w:val="nil"/>
            </w:tcBorders>
            <w:shd w:val="clear" w:color="auto" w:fill="auto"/>
            <w:noWrap/>
            <w:vAlign w:val="bottom"/>
            <w:hideMark/>
          </w:tcPr>
          <w:p w14:paraId="43C75BCA"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0.04</w:t>
            </w:r>
          </w:p>
        </w:tc>
        <w:tc>
          <w:tcPr>
            <w:tcW w:w="1718" w:type="dxa"/>
            <w:tcBorders>
              <w:top w:val="nil"/>
              <w:left w:val="nil"/>
              <w:bottom w:val="nil"/>
              <w:right w:val="nil"/>
            </w:tcBorders>
            <w:shd w:val="clear" w:color="auto" w:fill="auto"/>
            <w:noWrap/>
            <w:vAlign w:val="bottom"/>
            <w:hideMark/>
          </w:tcPr>
          <w:p w14:paraId="52192B00"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0.41</w:t>
            </w:r>
          </w:p>
        </w:tc>
        <w:tc>
          <w:tcPr>
            <w:tcW w:w="1718" w:type="dxa"/>
            <w:tcBorders>
              <w:top w:val="nil"/>
              <w:left w:val="nil"/>
              <w:bottom w:val="nil"/>
              <w:right w:val="nil"/>
            </w:tcBorders>
            <w:shd w:val="clear" w:color="auto" w:fill="auto"/>
            <w:noWrap/>
            <w:vAlign w:val="bottom"/>
            <w:hideMark/>
          </w:tcPr>
          <w:p w14:paraId="2A9377F1"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0.64</w:t>
            </w:r>
          </w:p>
        </w:tc>
      </w:tr>
      <w:tr w:rsidR="00793FEB" w:rsidRPr="008F5427" w14:paraId="54783D7B"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78E2EA87" w14:textId="1FA6317E" w:rsidR="00793FEB" w:rsidRPr="006312FC" w:rsidRDefault="00C40352" w:rsidP="006312FC">
            <w:pPr>
              <w:pStyle w:val="ListParagraph"/>
              <w:spacing w:after="0" w:line="240" w:lineRule="auto"/>
              <w:rPr>
                <w:rFonts w:eastAsia="Times New Roman" w:cs="Times New Roman"/>
                <w:color w:val="000000"/>
              </w:rPr>
            </w:pPr>
            <w:r>
              <w:rPr>
                <w:rFonts w:eastAsia="Times New Roman" w:cs="Times New Roman"/>
                <w:color w:val="000000"/>
              </w:rPr>
              <w:t>5,</w:t>
            </w:r>
            <w:r w:rsidR="009D36B9" w:rsidRPr="006312FC">
              <w:rPr>
                <w:rFonts w:eastAsia="Times New Roman" w:cs="Times New Roman"/>
                <w:color w:val="000000"/>
              </w:rPr>
              <w:t>6-DiHETrE</w:t>
            </w:r>
            <w:r w:rsidR="002A264F" w:rsidRPr="006312FC">
              <w:rPr>
                <w:rFonts w:eastAsia="Times New Roman" w:cs="Times New Roman"/>
                <w:color w:val="000000"/>
              </w:rPr>
              <w:t xml:space="preserve"> (AA)</w:t>
            </w:r>
          </w:p>
        </w:tc>
        <w:tc>
          <w:tcPr>
            <w:tcW w:w="1629" w:type="dxa"/>
            <w:tcBorders>
              <w:top w:val="nil"/>
              <w:left w:val="nil"/>
              <w:bottom w:val="nil"/>
              <w:right w:val="nil"/>
            </w:tcBorders>
            <w:shd w:val="clear" w:color="auto" w:fill="auto"/>
            <w:noWrap/>
            <w:vAlign w:val="bottom"/>
            <w:hideMark/>
          </w:tcPr>
          <w:p w14:paraId="344C4005"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0.06</w:t>
            </w:r>
          </w:p>
        </w:tc>
        <w:tc>
          <w:tcPr>
            <w:tcW w:w="1718" w:type="dxa"/>
            <w:tcBorders>
              <w:top w:val="nil"/>
              <w:left w:val="nil"/>
              <w:bottom w:val="nil"/>
              <w:right w:val="nil"/>
            </w:tcBorders>
            <w:shd w:val="clear" w:color="auto" w:fill="auto"/>
            <w:noWrap/>
            <w:vAlign w:val="bottom"/>
            <w:hideMark/>
          </w:tcPr>
          <w:p w14:paraId="6C40C6C5"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0.38</w:t>
            </w:r>
          </w:p>
        </w:tc>
        <w:tc>
          <w:tcPr>
            <w:tcW w:w="1718" w:type="dxa"/>
            <w:tcBorders>
              <w:top w:val="nil"/>
              <w:left w:val="nil"/>
              <w:bottom w:val="nil"/>
              <w:right w:val="nil"/>
            </w:tcBorders>
            <w:shd w:val="clear" w:color="auto" w:fill="auto"/>
            <w:noWrap/>
            <w:vAlign w:val="bottom"/>
            <w:hideMark/>
          </w:tcPr>
          <w:p w14:paraId="0C16744C" w14:textId="77777777" w:rsidR="00793FEB" w:rsidRPr="008F5427" w:rsidRDefault="00793FEB" w:rsidP="00793FEB">
            <w:pPr>
              <w:spacing w:after="0" w:line="240" w:lineRule="auto"/>
              <w:jc w:val="center"/>
              <w:rPr>
                <w:rFonts w:eastAsia="Times New Roman" w:cs="Times New Roman"/>
                <w:color w:val="000000"/>
              </w:rPr>
            </w:pPr>
            <w:r w:rsidRPr="008F5427">
              <w:rPr>
                <w:rFonts w:eastAsia="Times New Roman" w:cs="Times New Roman"/>
                <w:color w:val="000000"/>
              </w:rPr>
              <w:t>0.61</w:t>
            </w:r>
          </w:p>
        </w:tc>
      </w:tr>
      <w:tr w:rsidR="000E69A5" w:rsidRPr="008F5427" w14:paraId="676E780C" w14:textId="77777777" w:rsidTr="003E0AC8">
        <w:trPr>
          <w:trHeight w:val="328"/>
        </w:trPr>
        <w:tc>
          <w:tcPr>
            <w:tcW w:w="3060" w:type="dxa"/>
            <w:gridSpan w:val="2"/>
            <w:tcBorders>
              <w:top w:val="nil"/>
              <w:left w:val="nil"/>
              <w:bottom w:val="nil"/>
              <w:right w:val="nil"/>
            </w:tcBorders>
            <w:shd w:val="clear" w:color="auto" w:fill="auto"/>
            <w:noWrap/>
            <w:vAlign w:val="bottom"/>
          </w:tcPr>
          <w:p w14:paraId="6CDAEA57" w14:textId="2A176580" w:rsidR="000E69A5" w:rsidRPr="006312FC" w:rsidRDefault="00C40352" w:rsidP="006312FC">
            <w:pPr>
              <w:pStyle w:val="ListParagraph"/>
              <w:spacing w:after="0" w:line="240" w:lineRule="auto"/>
              <w:rPr>
                <w:rFonts w:eastAsia="Times New Roman" w:cs="Times New Roman"/>
                <w:color w:val="000000"/>
              </w:rPr>
            </w:pPr>
            <w:r>
              <w:rPr>
                <w:rFonts w:eastAsia="Times New Roman" w:cs="Times New Roman"/>
                <w:color w:val="000000"/>
              </w:rPr>
              <w:t>9,</w:t>
            </w:r>
            <w:r w:rsidR="009D36B9" w:rsidRPr="006312FC">
              <w:rPr>
                <w:rFonts w:eastAsia="Times New Roman" w:cs="Times New Roman"/>
                <w:color w:val="000000"/>
              </w:rPr>
              <w:t>10-e-DiHO</w:t>
            </w:r>
          </w:p>
        </w:tc>
        <w:tc>
          <w:tcPr>
            <w:tcW w:w="1629" w:type="dxa"/>
            <w:tcBorders>
              <w:top w:val="nil"/>
              <w:left w:val="nil"/>
              <w:bottom w:val="nil"/>
              <w:right w:val="nil"/>
            </w:tcBorders>
            <w:shd w:val="clear" w:color="auto" w:fill="auto"/>
            <w:noWrap/>
            <w:vAlign w:val="bottom"/>
          </w:tcPr>
          <w:p w14:paraId="255D0DD5" w14:textId="0EC6DD7E"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0.10</w:t>
            </w:r>
          </w:p>
        </w:tc>
        <w:tc>
          <w:tcPr>
            <w:tcW w:w="1718" w:type="dxa"/>
            <w:tcBorders>
              <w:top w:val="nil"/>
              <w:left w:val="nil"/>
              <w:bottom w:val="nil"/>
              <w:right w:val="nil"/>
            </w:tcBorders>
            <w:shd w:val="clear" w:color="auto" w:fill="auto"/>
            <w:noWrap/>
            <w:vAlign w:val="bottom"/>
          </w:tcPr>
          <w:p w14:paraId="7DE87287" w14:textId="7E2BF5B3"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0.30</w:t>
            </w:r>
          </w:p>
        </w:tc>
        <w:tc>
          <w:tcPr>
            <w:tcW w:w="1718" w:type="dxa"/>
            <w:tcBorders>
              <w:top w:val="nil"/>
              <w:left w:val="nil"/>
              <w:bottom w:val="nil"/>
              <w:right w:val="nil"/>
            </w:tcBorders>
            <w:shd w:val="clear" w:color="auto" w:fill="auto"/>
            <w:noWrap/>
            <w:vAlign w:val="bottom"/>
          </w:tcPr>
          <w:p w14:paraId="597E9030" w14:textId="777DC671"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0.55</w:t>
            </w:r>
          </w:p>
        </w:tc>
      </w:tr>
      <w:tr w:rsidR="000E69A5" w:rsidRPr="008F5427" w14:paraId="1C8106E2" w14:textId="77777777" w:rsidTr="003E0AC8">
        <w:trPr>
          <w:trHeight w:val="328"/>
        </w:trPr>
        <w:tc>
          <w:tcPr>
            <w:tcW w:w="3060" w:type="dxa"/>
            <w:gridSpan w:val="2"/>
            <w:tcBorders>
              <w:top w:val="nil"/>
              <w:left w:val="nil"/>
              <w:bottom w:val="nil"/>
              <w:right w:val="nil"/>
            </w:tcBorders>
            <w:shd w:val="clear" w:color="auto" w:fill="auto"/>
            <w:noWrap/>
            <w:vAlign w:val="bottom"/>
          </w:tcPr>
          <w:p w14:paraId="01962C3B" w14:textId="6C11D0AE" w:rsidR="000E69A5" w:rsidRPr="006312FC" w:rsidRDefault="000E69A5" w:rsidP="006312FC">
            <w:pPr>
              <w:pStyle w:val="ListParagraph"/>
              <w:spacing w:after="0" w:line="240" w:lineRule="auto"/>
              <w:rPr>
                <w:rFonts w:eastAsia="Times New Roman" w:cs="Times New Roman"/>
                <w:b/>
                <w:color w:val="000000"/>
              </w:rPr>
            </w:pPr>
            <w:r w:rsidRPr="006312FC">
              <w:rPr>
                <w:rFonts w:eastAsia="Times New Roman" w:cs="Times New Roman"/>
                <w:b/>
                <w:color w:val="000000"/>
              </w:rPr>
              <w:t xml:space="preserve">Esterified </w:t>
            </w:r>
          </w:p>
        </w:tc>
        <w:tc>
          <w:tcPr>
            <w:tcW w:w="1629" w:type="dxa"/>
            <w:tcBorders>
              <w:top w:val="nil"/>
              <w:left w:val="nil"/>
              <w:bottom w:val="nil"/>
              <w:right w:val="nil"/>
            </w:tcBorders>
            <w:shd w:val="clear" w:color="auto" w:fill="auto"/>
            <w:noWrap/>
            <w:vAlign w:val="bottom"/>
          </w:tcPr>
          <w:p w14:paraId="792B82B6" w14:textId="77777777"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15427190" w14:textId="77777777"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310B607A" w14:textId="77777777" w:rsidR="000E69A5" w:rsidRPr="008F5427" w:rsidRDefault="000E69A5" w:rsidP="000E69A5">
            <w:pPr>
              <w:spacing w:after="0" w:line="240" w:lineRule="auto"/>
              <w:jc w:val="center"/>
              <w:rPr>
                <w:rFonts w:eastAsia="Times New Roman" w:cs="Times New Roman"/>
                <w:color w:val="000000"/>
              </w:rPr>
            </w:pPr>
          </w:p>
        </w:tc>
      </w:tr>
      <w:tr w:rsidR="000E69A5" w:rsidRPr="008F5427" w14:paraId="27CB2D61"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23DB8887" w14:textId="20C47600" w:rsidR="000E69A5" w:rsidRPr="006312FC" w:rsidRDefault="00C40352" w:rsidP="006312FC">
            <w:pPr>
              <w:pStyle w:val="ListParagraph"/>
              <w:spacing w:after="0" w:line="240" w:lineRule="auto"/>
              <w:rPr>
                <w:rFonts w:eastAsia="Times New Roman" w:cs="Times New Roman"/>
                <w:color w:val="000000"/>
              </w:rPr>
            </w:pPr>
            <w:r>
              <w:rPr>
                <w:rFonts w:eastAsia="Times New Roman" w:cs="Times New Roman"/>
                <w:color w:val="000000"/>
              </w:rPr>
              <w:t>14,</w:t>
            </w:r>
            <w:r w:rsidR="002A264F" w:rsidRPr="006312FC">
              <w:rPr>
                <w:rFonts w:eastAsia="Times New Roman" w:cs="Times New Roman"/>
                <w:color w:val="000000"/>
              </w:rPr>
              <w:t>15-DiHETrE (AA)</w:t>
            </w:r>
          </w:p>
        </w:tc>
        <w:tc>
          <w:tcPr>
            <w:tcW w:w="1629" w:type="dxa"/>
            <w:tcBorders>
              <w:top w:val="nil"/>
              <w:left w:val="nil"/>
              <w:bottom w:val="nil"/>
              <w:right w:val="nil"/>
            </w:tcBorders>
            <w:shd w:val="clear" w:color="auto" w:fill="auto"/>
            <w:noWrap/>
            <w:vAlign w:val="bottom"/>
            <w:hideMark/>
          </w:tcPr>
          <w:p w14:paraId="38116BA6"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0.06</w:t>
            </w:r>
          </w:p>
        </w:tc>
        <w:tc>
          <w:tcPr>
            <w:tcW w:w="1718" w:type="dxa"/>
            <w:tcBorders>
              <w:top w:val="nil"/>
              <w:left w:val="nil"/>
              <w:bottom w:val="nil"/>
              <w:right w:val="nil"/>
            </w:tcBorders>
            <w:shd w:val="clear" w:color="auto" w:fill="auto"/>
            <w:noWrap/>
            <w:vAlign w:val="bottom"/>
            <w:hideMark/>
          </w:tcPr>
          <w:p w14:paraId="0F5B9986"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0.38</w:t>
            </w:r>
          </w:p>
        </w:tc>
        <w:tc>
          <w:tcPr>
            <w:tcW w:w="1718" w:type="dxa"/>
            <w:tcBorders>
              <w:top w:val="nil"/>
              <w:left w:val="nil"/>
              <w:bottom w:val="nil"/>
              <w:right w:val="nil"/>
            </w:tcBorders>
            <w:shd w:val="clear" w:color="auto" w:fill="auto"/>
            <w:noWrap/>
            <w:vAlign w:val="bottom"/>
            <w:hideMark/>
          </w:tcPr>
          <w:p w14:paraId="481D5177"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0.61</w:t>
            </w:r>
          </w:p>
        </w:tc>
      </w:tr>
      <w:tr w:rsidR="000E69A5" w:rsidRPr="008F5427" w14:paraId="5784890E" w14:textId="77777777" w:rsidTr="00793FEB">
        <w:trPr>
          <w:trHeight w:val="328"/>
        </w:trPr>
        <w:tc>
          <w:tcPr>
            <w:tcW w:w="3060" w:type="dxa"/>
            <w:gridSpan w:val="2"/>
            <w:tcBorders>
              <w:top w:val="nil"/>
              <w:left w:val="nil"/>
              <w:bottom w:val="nil"/>
              <w:right w:val="nil"/>
            </w:tcBorders>
            <w:shd w:val="clear" w:color="auto" w:fill="auto"/>
            <w:noWrap/>
            <w:vAlign w:val="bottom"/>
          </w:tcPr>
          <w:p w14:paraId="3898B256" w14:textId="0489FBCA" w:rsidR="000E69A5" w:rsidRPr="008F5427" w:rsidRDefault="000E69A5" w:rsidP="000E69A5">
            <w:pPr>
              <w:spacing w:after="0" w:line="240" w:lineRule="auto"/>
              <w:rPr>
                <w:rFonts w:eastAsia="Times New Roman" w:cs="Times New Roman"/>
                <w:color w:val="000000"/>
              </w:rPr>
            </w:pPr>
          </w:p>
        </w:tc>
        <w:tc>
          <w:tcPr>
            <w:tcW w:w="1629" w:type="dxa"/>
            <w:tcBorders>
              <w:top w:val="nil"/>
              <w:left w:val="nil"/>
              <w:bottom w:val="nil"/>
              <w:right w:val="nil"/>
            </w:tcBorders>
            <w:shd w:val="clear" w:color="auto" w:fill="auto"/>
            <w:noWrap/>
            <w:vAlign w:val="bottom"/>
          </w:tcPr>
          <w:p w14:paraId="54FE6DC0" w14:textId="03523A0F"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3FC536CB" w14:textId="7C3473FA"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0BD3CDA2" w14:textId="01C84CBC" w:rsidR="000E69A5" w:rsidRPr="008F5427" w:rsidRDefault="000E69A5" w:rsidP="000E69A5">
            <w:pPr>
              <w:spacing w:after="0" w:line="240" w:lineRule="auto"/>
              <w:jc w:val="center"/>
              <w:rPr>
                <w:rFonts w:eastAsia="Times New Roman" w:cs="Times New Roman"/>
                <w:color w:val="000000"/>
              </w:rPr>
            </w:pPr>
          </w:p>
        </w:tc>
      </w:tr>
      <w:tr w:rsidR="000E69A5" w:rsidRPr="008F5427" w14:paraId="47CC98BB" w14:textId="77777777" w:rsidTr="00793FEB">
        <w:trPr>
          <w:trHeight w:val="328"/>
        </w:trPr>
        <w:tc>
          <w:tcPr>
            <w:tcW w:w="3060" w:type="dxa"/>
            <w:gridSpan w:val="2"/>
            <w:tcBorders>
              <w:top w:val="nil"/>
              <w:left w:val="nil"/>
              <w:bottom w:val="nil"/>
              <w:right w:val="nil"/>
            </w:tcBorders>
            <w:shd w:val="clear" w:color="auto" w:fill="auto"/>
            <w:noWrap/>
            <w:vAlign w:val="bottom"/>
          </w:tcPr>
          <w:p w14:paraId="203BD46A" w14:textId="7995D44F" w:rsidR="000E69A5" w:rsidRPr="000E69A5" w:rsidRDefault="000E69A5" w:rsidP="000E69A5">
            <w:pPr>
              <w:spacing w:after="0" w:line="240" w:lineRule="auto"/>
              <w:rPr>
                <w:rFonts w:eastAsia="Times New Roman" w:cs="Times New Roman"/>
                <w:b/>
                <w:color w:val="000000"/>
              </w:rPr>
            </w:pPr>
            <w:r w:rsidRPr="000E69A5">
              <w:rPr>
                <w:rFonts w:eastAsia="Times New Roman" w:cs="Times New Roman"/>
                <w:b/>
                <w:color w:val="000000"/>
              </w:rPr>
              <w:t xml:space="preserve">Epoxide </w:t>
            </w:r>
          </w:p>
        </w:tc>
        <w:tc>
          <w:tcPr>
            <w:tcW w:w="1629" w:type="dxa"/>
            <w:tcBorders>
              <w:top w:val="nil"/>
              <w:left w:val="nil"/>
              <w:bottom w:val="nil"/>
              <w:right w:val="nil"/>
            </w:tcBorders>
            <w:shd w:val="clear" w:color="auto" w:fill="auto"/>
            <w:noWrap/>
            <w:vAlign w:val="bottom"/>
          </w:tcPr>
          <w:p w14:paraId="3250AFDD" w14:textId="77777777"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5C778474" w14:textId="77777777"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702147CE" w14:textId="77777777" w:rsidR="000E69A5" w:rsidRPr="008F5427" w:rsidRDefault="000E69A5" w:rsidP="000E69A5">
            <w:pPr>
              <w:spacing w:after="0" w:line="240" w:lineRule="auto"/>
              <w:jc w:val="center"/>
              <w:rPr>
                <w:rFonts w:eastAsia="Times New Roman" w:cs="Times New Roman"/>
                <w:color w:val="000000"/>
              </w:rPr>
            </w:pPr>
          </w:p>
        </w:tc>
      </w:tr>
      <w:tr w:rsidR="000E69A5" w:rsidRPr="008F5427" w14:paraId="7FE160D1"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1C3EC74D" w14:textId="1125A935" w:rsidR="002A264F" w:rsidRPr="006452F3" w:rsidRDefault="002A264F" w:rsidP="006452F3">
            <w:pPr>
              <w:pStyle w:val="ListParagraph"/>
              <w:spacing w:after="0" w:line="240" w:lineRule="auto"/>
              <w:rPr>
                <w:rFonts w:eastAsia="Times New Roman" w:cs="Times New Roman"/>
                <w:b/>
                <w:color w:val="000000"/>
              </w:rPr>
            </w:pPr>
            <w:r w:rsidRPr="006452F3">
              <w:rPr>
                <w:rFonts w:eastAsia="Times New Roman" w:cs="Times New Roman"/>
                <w:b/>
                <w:color w:val="000000"/>
              </w:rPr>
              <w:t xml:space="preserve">Esterified </w:t>
            </w:r>
          </w:p>
          <w:p w14:paraId="247F7259" w14:textId="4333A089" w:rsidR="000E69A5" w:rsidRPr="006452F3" w:rsidRDefault="002A264F" w:rsidP="006452F3">
            <w:pPr>
              <w:pStyle w:val="ListParagraph"/>
              <w:spacing w:after="0" w:line="240" w:lineRule="auto"/>
              <w:rPr>
                <w:rFonts w:eastAsia="Times New Roman" w:cs="Times New Roman"/>
                <w:color w:val="000000"/>
              </w:rPr>
            </w:pPr>
            <w:r w:rsidRPr="006452F3">
              <w:rPr>
                <w:rFonts w:eastAsia="Times New Roman" w:cs="Times New Roman"/>
                <w:color w:val="000000"/>
              </w:rPr>
              <w:t>17</w:t>
            </w:r>
            <w:r w:rsidR="009C1FE5">
              <w:rPr>
                <w:rFonts w:eastAsia="Times New Roman" w:cs="Times New Roman"/>
                <w:color w:val="000000"/>
              </w:rPr>
              <w:t>,</w:t>
            </w:r>
            <w:r w:rsidRPr="006452F3">
              <w:rPr>
                <w:rFonts w:eastAsia="Times New Roman" w:cs="Times New Roman"/>
                <w:color w:val="000000"/>
              </w:rPr>
              <w:t>18-EpETE (EPA)</w:t>
            </w:r>
          </w:p>
        </w:tc>
        <w:tc>
          <w:tcPr>
            <w:tcW w:w="1629" w:type="dxa"/>
            <w:tcBorders>
              <w:top w:val="nil"/>
              <w:left w:val="nil"/>
              <w:bottom w:val="nil"/>
              <w:right w:val="nil"/>
            </w:tcBorders>
            <w:shd w:val="clear" w:color="auto" w:fill="auto"/>
            <w:noWrap/>
            <w:vAlign w:val="bottom"/>
            <w:hideMark/>
          </w:tcPr>
          <w:p w14:paraId="48528365"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0.10</w:t>
            </w:r>
          </w:p>
        </w:tc>
        <w:tc>
          <w:tcPr>
            <w:tcW w:w="1718" w:type="dxa"/>
            <w:tcBorders>
              <w:top w:val="nil"/>
              <w:left w:val="nil"/>
              <w:bottom w:val="nil"/>
              <w:right w:val="nil"/>
            </w:tcBorders>
            <w:shd w:val="clear" w:color="auto" w:fill="auto"/>
            <w:noWrap/>
            <w:vAlign w:val="bottom"/>
            <w:hideMark/>
          </w:tcPr>
          <w:p w14:paraId="208782F9"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0.31</w:t>
            </w:r>
          </w:p>
        </w:tc>
        <w:tc>
          <w:tcPr>
            <w:tcW w:w="1718" w:type="dxa"/>
            <w:tcBorders>
              <w:top w:val="nil"/>
              <w:left w:val="nil"/>
              <w:bottom w:val="nil"/>
              <w:right w:val="nil"/>
            </w:tcBorders>
            <w:shd w:val="clear" w:color="auto" w:fill="auto"/>
            <w:noWrap/>
            <w:vAlign w:val="bottom"/>
            <w:hideMark/>
          </w:tcPr>
          <w:p w14:paraId="09B856AA"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0.55</w:t>
            </w:r>
          </w:p>
        </w:tc>
      </w:tr>
      <w:tr w:rsidR="000E69A5" w:rsidRPr="008F5427" w14:paraId="2339AC07" w14:textId="77777777" w:rsidTr="003E0AC8">
        <w:trPr>
          <w:trHeight w:val="328"/>
        </w:trPr>
        <w:tc>
          <w:tcPr>
            <w:tcW w:w="3060" w:type="dxa"/>
            <w:gridSpan w:val="2"/>
            <w:tcBorders>
              <w:top w:val="nil"/>
              <w:left w:val="nil"/>
              <w:bottom w:val="nil"/>
              <w:right w:val="nil"/>
            </w:tcBorders>
            <w:shd w:val="clear" w:color="auto" w:fill="auto"/>
            <w:noWrap/>
            <w:vAlign w:val="bottom"/>
            <w:hideMark/>
          </w:tcPr>
          <w:p w14:paraId="64B6463E" w14:textId="2ED69E81" w:rsidR="000E69A5" w:rsidRPr="006452F3" w:rsidRDefault="009C1FE5" w:rsidP="006452F3">
            <w:pPr>
              <w:pStyle w:val="ListParagraph"/>
              <w:spacing w:after="0" w:line="240" w:lineRule="auto"/>
              <w:rPr>
                <w:rFonts w:eastAsia="Times New Roman" w:cs="Times New Roman"/>
                <w:color w:val="000000"/>
              </w:rPr>
            </w:pPr>
            <w:r>
              <w:rPr>
                <w:rFonts w:eastAsia="Times New Roman" w:cs="Times New Roman"/>
                <w:color w:val="000000"/>
              </w:rPr>
              <w:t>9,</w:t>
            </w:r>
            <w:r w:rsidR="002A264F" w:rsidRPr="006452F3">
              <w:rPr>
                <w:rFonts w:eastAsia="Times New Roman" w:cs="Times New Roman"/>
                <w:color w:val="000000"/>
              </w:rPr>
              <w:t>10-EpO</w:t>
            </w:r>
          </w:p>
        </w:tc>
        <w:tc>
          <w:tcPr>
            <w:tcW w:w="1629" w:type="dxa"/>
            <w:tcBorders>
              <w:top w:val="nil"/>
              <w:left w:val="nil"/>
              <w:bottom w:val="nil"/>
              <w:right w:val="nil"/>
            </w:tcBorders>
            <w:shd w:val="clear" w:color="auto" w:fill="auto"/>
            <w:noWrap/>
            <w:vAlign w:val="bottom"/>
            <w:hideMark/>
          </w:tcPr>
          <w:p w14:paraId="3FB1A2D9"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0.10</w:t>
            </w:r>
          </w:p>
        </w:tc>
        <w:tc>
          <w:tcPr>
            <w:tcW w:w="1718" w:type="dxa"/>
            <w:tcBorders>
              <w:top w:val="nil"/>
              <w:left w:val="nil"/>
              <w:bottom w:val="nil"/>
              <w:right w:val="nil"/>
            </w:tcBorders>
            <w:shd w:val="clear" w:color="auto" w:fill="auto"/>
            <w:noWrap/>
            <w:vAlign w:val="bottom"/>
            <w:hideMark/>
          </w:tcPr>
          <w:p w14:paraId="1CC12F02"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0.30</w:t>
            </w:r>
          </w:p>
        </w:tc>
        <w:tc>
          <w:tcPr>
            <w:tcW w:w="1718" w:type="dxa"/>
            <w:tcBorders>
              <w:top w:val="nil"/>
              <w:left w:val="nil"/>
              <w:bottom w:val="nil"/>
              <w:right w:val="nil"/>
            </w:tcBorders>
            <w:shd w:val="clear" w:color="auto" w:fill="auto"/>
            <w:noWrap/>
            <w:vAlign w:val="bottom"/>
            <w:hideMark/>
          </w:tcPr>
          <w:p w14:paraId="3A3520D7" w14:textId="77777777" w:rsidR="000E69A5" w:rsidRPr="008F5427" w:rsidRDefault="000E69A5" w:rsidP="000E69A5">
            <w:pPr>
              <w:spacing w:after="0" w:line="240" w:lineRule="auto"/>
              <w:jc w:val="center"/>
              <w:rPr>
                <w:rFonts w:eastAsia="Times New Roman" w:cs="Times New Roman"/>
                <w:color w:val="000000"/>
              </w:rPr>
            </w:pPr>
            <w:r w:rsidRPr="008F5427">
              <w:rPr>
                <w:rFonts w:eastAsia="Times New Roman" w:cs="Times New Roman"/>
                <w:color w:val="000000"/>
              </w:rPr>
              <w:t>0.55</w:t>
            </w:r>
          </w:p>
        </w:tc>
      </w:tr>
      <w:tr w:rsidR="000E69A5" w:rsidRPr="008F5427" w14:paraId="41ED9837" w14:textId="77777777" w:rsidTr="00793FEB">
        <w:trPr>
          <w:trHeight w:val="328"/>
        </w:trPr>
        <w:tc>
          <w:tcPr>
            <w:tcW w:w="3060" w:type="dxa"/>
            <w:gridSpan w:val="2"/>
            <w:tcBorders>
              <w:top w:val="nil"/>
              <w:left w:val="nil"/>
              <w:bottom w:val="nil"/>
              <w:right w:val="nil"/>
            </w:tcBorders>
            <w:shd w:val="clear" w:color="auto" w:fill="auto"/>
            <w:noWrap/>
            <w:vAlign w:val="bottom"/>
          </w:tcPr>
          <w:p w14:paraId="76894CCD" w14:textId="3EA9D980" w:rsidR="000E69A5" w:rsidRPr="008F5427" w:rsidRDefault="000E69A5" w:rsidP="000E69A5">
            <w:pPr>
              <w:spacing w:after="0" w:line="240" w:lineRule="auto"/>
              <w:rPr>
                <w:rFonts w:eastAsia="Times New Roman" w:cs="Times New Roman"/>
                <w:color w:val="000000"/>
              </w:rPr>
            </w:pPr>
          </w:p>
        </w:tc>
        <w:tc>
          <w:tcPr>
            <w:tcW w:w="1629" w:type="dxa"/>
            <w:tcBorders>
              <w:top w:val="nil"/>
              <w:left w:val="nil"/>
              <w:bottom w:val="nil"/>
              <w:right w:val="nil"/>
            </w:tcBorders>
            <w:shd w:val="clear" w:color="auto" w:fill="auto"/>
            <w:noWrap/>
            <w:vAlign w:val="bottom"/>
          </w:tcPr>
          <w:p w14:paraId="0C544086" w14:textId="54CFB043"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173C0576" w14:textId="2CFBD965" w:rsidR="000E69A5" w:rsidRPr="008F5427" w:rsidRDefault="000E69A5"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74AA3CDB" w14:textId="7B19EF3C" w:rsidR="000E69A5" w:rsidRPr="008F5427" w:rsidRDefault="000E69A5" w:rsidP="000E69A5">
            <w:pPr>
              <w:spacing w:after="0" w:line="240" w:lineRule="auto"/>
              <w:jc w:val="center"/>
              <w:rPr>
                <w:rFonts w:eastAsia="Times New Roman" w:cs="Times New Roman"/>
                <w:color w:val="000000"/>
              </w:rPr>
            </w:pPr>
          </w:p>
        </w:tc>
      </w:tr>
      <w:tr w:rsidR="009D36B9" w:rsidRPr="008F5427" w14:paraId="44A2A39A" w14:textId="77777777" w:rsidTr="00793FEB">
        <w:trPr>
          <w:trHeight w:val="328"/>
        </w:trPr>
        <w:tc>
          <w:tcPr>
            <w:tcW w:w="3060" w:type="dxa"/>
            <w:gridSpan w:val="2"/>
            <w:tcBorders>
              <w:top w:val="nil"/>
              <w:left w:val="nil"/>
              <w:bottom w:val="nil"/>
              <w:right w:val="nil"/>
            </w:tcBorders>
            <w:shd w:val="clear" w:color="auto" w:fill="auto"/>
            <w:noWrap/>
            <w:vAlign w:val="bottom"/>
          </w:tcPr>
          <w:p w14:paraId="292417E6" w14:textId="58C45953" w:rsidR="009D36B9" w:rsidRPr="009D36B9" w:rsidRDefault="009D36B9" w:rsidP="000E69A5">
            <w:pPr>
              <w:spacing w:after="0" w:line="240" w:lineRule="auto"/>
              <w:rPr>
                <w:rFonts w:eastAsia="Times New Roman" w:cs="Times New Roman"/>
                <w:b/>
                <w:color w:val="000000"/>
              </w:rPr>
            </w:pPr>
            <w:r w:rsidRPr="009D36B9">
              <w:rPr>
                <w:rFonts w:eastAsia="Times New Roman" w:cs="Times New Roman"/>
                <w:b/>
                <w:color w:val="000000"/>
              </w:rPr>
              <w:t xml:space="preserve">Ketone </w:t>
            </w:r>
          </w:p>
        </w:tc>
        <w:tc>
          <w:tcPr>
            <w:tcW w:w="1629" w:type="dxa"/>
            <w:tcBorders>
              <w:top w:val="nil"/>
              <w:left w:val="nil"/>
              <w:bottom w:val="nil"/>
              <w:right w:val="nil"/>
            </w:tcBorders>
            <w:shd w:val="clear" w:color="auto" w:fill="auto"/>
            <w:noWrap/>
            <w:vAlign w:val="bottom"/>
          </w:tcPr>
          <w:p w14:paraId="68B5AD24" w14:textId="77777777" w:rsidR="009D36B9" w:rsidRPr="008F5427" w:rsidRDefault="009D36B9"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1CC02F13" w14:textId="77777777" w:rsidR="009D36B9" w:rsidRPr="008F5427" w:rsidRDefault="009D36B9" w:rsidP="000E69A5">
            <w:pPr>
              <w:spacing w:after="0" w:line="240" w:lineRule="auto"/>
              <w:jc w:val="center"/>
              <w:rPr>
                <w:rFonts w:eastAsia="Times New Roman" w:cs="Times New Roman"/>
                <w:color w:val="000000"/>
              </w:rPr>
            </w:pPr>
          </w:p>
        </w:tc>
        <w:tc>
          <w:tcPr>
            <w:tcW w:w="1718" w:type="dxa"/>
            <w:tcBorders>
              <w:top w:val="nil"/>
              <w:left w:val="nil"/>
              <w:bottom w:val="nil"/>
              <w:right w:val="nil"/>
            </w:tcBorders>
            <w:shd w:val="clear" w:color="auto" w:fill="auto"/>
            <w:noWrap/>
            <w:vAlign w:val="bottom"/>
          </w:tcPr>
          <w:p w14:paraId="13DA9C16" w14:textId="77777777" w:rsidR="009D36B9" w:rsidRPr="008F5427" w:rsidRDefault="009D36B9" w:rsidP="000E69A5">
            <w:pPr>
              <w:spacing w:after="0" w:line="240" w:lineRule="auto"/>
              <w:jc w:val="center"/>
              <w:rPr>
                <w:rFonts w:eastAsia="Times New Roman" w:cs="Times New Roman"/>
                <w:color w:val="000000"/>
              </w:rPr>
            </w:pPr>
          </w:p>
        </w:tc>
      </w:tr>
      <w:tr w:rsidR="009D36B9" w:rsidRPr="008F5427" w14:paraId="15E47977" w14:textId="77777777" w:rsidTr="00793FEB">
        <w:trPr>
          <w:trHeight w:val="328"/>
        </w:trPr>
        <w:tc>
          <w:tcPr>
            <w:tcW w:w="3060" w:type="dxa"/>
            <w:gridSpan w:val="2"/>
            <w:tcBorders>
              <w:top w:val="nil"/>
              <w:left w:val="nil"/>
              <w:bottom w:val="nil"/>
              <w:right w:val="nil"/>
            </w:tcBorders>
            <w:shd w:val="clear" w:color="auto" w:fill="auto"/>
            <w:noWrap/>
            <w:vAlign w:val="bottom"/>
          </w:tcPr>
          <w:p w14:paraId="181108F9" w14:textId="51F8AE4F" w:rsidR="009D36B9" w:rsidRPr="009D36B9" w:rsidRDefault="009D36B9" w:rsidP="009D36B9">
            <w:pPr>
              <w:spacing w:after="0" w:line="240" w:lineRule="auto"/>
              <w:rPr>
                <w:rFonts w:eastAsia="Times New Roman" w:cs="Times New Roman"/>
                <w:b/>
                <w:color w:val="000000"/>
              </w:rPr>
            </w:pPr>
            <w:r w:rsidRPr="008F5427">
              <w:rPr>
                <w:rFonts w:eastAsia="Times New Roman" w:cs="Times New Roman"/>
                <w:color w:val="000000"/>
              </w:rPr>
              <w:t>1213-Ep-9-KODE-NE</w:t>
            </w:r>
            <w:r w:rsidR="002A264F">
              <w:rPr>
                <w:rFonts w:eastAsia="Times New Roman" w:cs="Times New Roman"/>
                <w:color w:val="000000"/>
              </w:rPr>
              <w:t xml:space="preserve"> </w:t>
            </w:r>
          </w:p>
        </w:tc>
        <w:tc>
          <w:tcPr>
            <w:tcW w:w="1629" w:type="dxa"/>
            <w:tcBorders>
              <w:top w:val="nil"/>
              <w:left w:val="nil"/>
              <w:bottom w:val="nil"/>
              <w:right w:val="nil"/>
            </w:tcBorders>
            <w:shd w:val="clear" w:color="auto" w:fill="auto"/>
            <w:noWrap/>
            <w:vAlign w:val="bottom"/>
          </w:tcPr>
          <w:p w14:paraId="6092016F" w14:textId="7DAFFD04" w:rsidR="009D36B9" w:rsidRPr="008F5427" w:rsidRDefault="009D36B9" w:rsidP="009D36B9">
            <w:pPr>
              <w:spacing w:after="0" w:line="240" w:lineRule="auto"/>
              <w:jc w:val="center"/>
              <w:rPr>
                <w:rFonts w:eastAsia="Times New Roman" w:cs="Times New Roman"/>
                <w:color w:val="000000"/>
              </w:rPr>
            </w:pPr>
            <w:r w:rsidRPr="008F5427">
              <w:rPr>
                <w:rFonts w:eastAsia="Times New Roman" w:cs="Times New Roman"/>
                <w:color w:val="000000"/>
              </w:rPr>
              <w:t>0.09</w:t>
            </w:r>
          </w:p>
        </w:tc>
        <w:tc>
          <w:tcPr>
            <w:tcW w:w="1718" w:type="dxa"/>
            <w:tcBorders>
              <w:top w:val="nil"/>
              <w:left w:val="nil"/>
              <w:bottom w:val="nil"/>
              <w:right w:val="nil"/>
            </w:tcBorders>
            <w:shd w:val="clear" w:color="auto" w:fill="auto"/>
            <w:noWrap/>
            <w:vAlign w:val="bottom"/>
          </w:tcPr>
          <w:p w14:paraId="5C4DFC61" w14:textId="638A8D25" w:rsidR="009D36B9" w:rsidRPr="008F5427" w:rsidRDefault="009D36B9" w:rsidP="009D36B9">
            <w:pPr>
              <w:spacing w:after="0" w:line="240" w:lineRule="auto"/>
              <w:jc w:val="center"/>
              <w:rPr>
                <w:rFonts w:eastAsia="Times New Roman" w:cs="Times New Roman"/>
                <w:color w:val="000000"/>
              </w:rPr>
            </w:pPr>
            <w:r w:rsidRPr="008F5427">
              <w:rPr>
                <w:rFonts w:eastAsia="Times New Roman" w:cs="Times New Roman"/>
                <w:color w:val="000000"/>
              </w:rPr>
              <w:t>0.32</w:t>
            </w:r>
          </w:p>
        </w:tc>
        <w:tc>
          <w:tcPr>
            <w:tcW w:w="1718" w:type="dxa"/>
            <w:tcBorders>
              <w:top w:val="nil"/>
              <w:left w:val="nil"/>
              <w:bottom w:val="nil"/>
              <w:right w:val="nil"/>
            </w:tcBorders>
            <w:shd w:val="clear" w:color="auto" w:fill="auto"/>
            <w:noWrap/>
            <w:vAlign w:val="bottom"/>
          </w:tcPr>
          <w:p w14:paraId="36D7F526" w14:textId="5555A6AC" w:rsidR="009D36B9" w:rsidRPr="008F5427" w:rsidRDefault="009D36B9" w:rsidP="009D36B9">
            <w:pPr>
              <w:spacing w:after="0" w:line="240" w:lineRule="auto"/>
              <w:jc w:val="center"/>
              <w:rPr>
                <w:rFonts w:eastAsia="Times New Roman" w:cs="Times New Roman"/>
                <w:color w:val="000000"/>
              </w:rPr>
            </w:pPr>
            <w:r w:rsidRPr="008F5427">
              <w:rPr>
                <w:rFonts w:eastAsia="Times New Roman" w:cs="Times New Roman"/>
                <w:color w:val="000000"/>
              </w:rPr>
              <w:t>0.57</w:t>
            </w:r>
          </w:p>
        </w:tc>
      </w:tr>
    </w:tbl>
    <w:p w14:paraId="59A635DE" w14:textId="77777777" w:rsidR="008F5427" w:rsidRPr="0084048C" w:rsidRDefault="008F5427" w:rsidP="00684EED">
      <w:pPr>
        <w:contextualSpacing/>
        <w:rPr>
          <w:ins w:id="221" w:author="Tony" w:date="2017-08-23T16:07:00Z"/>
          <w:rFonts w:cs="Times New Roman"/>
        </w:rPr>
      </w:pPr>
    </w:p>
    <w:p w14:paraId="2CBCF88D" w14:textId="77777777" w:rsidR="00AE5839" w:rsidRPr="0084048C" w:rsidRDefault="00AE5839" w:rsidP="00684EED">
      <w:pPr>
        <w:contextualSpacing/>
        <w:rPr>
          <w:ins w:id="222" w:author="Tony" w:date="2017-08-23T16:10:00Z"/>
          <w:rFonts w:cs="Times New Roman"/>
        </w:rPr>
      </w:pPr>
      <w:ins w:id="223" w:author="Tony" w:date="2017-08-23T16:07:00Z">
        <w:r w:rsidRPr="0084048C">
          <w:rPr>
            <w:rFonts w:cs="Times New Roman"/>
            <w:u w:val="single"/>
            <w:rPrChange w:id="224" w:author="Tony" w:date="2017-08-23T16:10:00Z">
              <w:rPr>
                <w:rFonts w:cs="Times New Roman"/>
              </w:rPr>
            </w:rPrChange>
          </w:rPr>
          <w:t>Univariate analysis</w:t>
        </w:r>
        <w:r w:rsidRPr="0084048C">
          <w:rPr>
            <w:rFonts w:cs="Times New Roman"/>
          </w:rPr>
          <w:t xml:space="preserve">: </w:t>
        </w:r>
      </w:ins>
    </w:p>
    <w:p w14:paraId="6898111D" w14:textId="77777777" w:rsidR="00AE5839" w:rsidRPr="0084048C" w:rsidRDefault="00AE5839" w:rsidP="00684EED">
      <w:pPr>
        <w:contextualSpacing/>
        <w:rPr>
          <w:ins w:id="225" w:author="Tony" w:date="2017-08-23T16:09:00Z"/>
          <w:rFonts w:cs="Times New Roman"/>
        </w:rPr>
      </w:pPr>
      <w:ins w:id="226" w:author="Tony" w:date="2017-08-23T16:09:00Z">
        <w:r w:rsidRPr="0084048C">
          <w:rPr>
            <w:rFonts w:cs="Times New Roman"/>
          </w:rPr>
          <w:t>Requires a mixed model ANOVA or ANCOVA to account for both factors—results to come</w:t>
        </w:r>
      </w:ins>
    </w:p>
    <w:p w14:paraId="2CD561D9" w14:textId="77777777" w:rsidR="00AE5839" w:rsidRPr="0084048C" w:rsidRDefault="00AE5839" w:rsidP="00684EED">
      <w:pPr>
        <w:contextualSpacing/>
        <w:rPr>
          <w:ins w:id="227" w:author="Tony" w:date="2017-08-23T16:09:00Z"/>
          <w:rFonts w:cs="Times New Roman"/>
        </w:rPr>
      </w:pPr>
    </w:p>
    <w:p w14:paraId="11179348" w14:textId="77777777" w:rsidR="00AE5839" w:rsidRPr="0084048C" w:rsidRDefault="00AE5839" w:rsidP="00684EED">
      <w:pPr>
        <w:contextualSpacing/>
        <w:rPr>
          <w:ins w:id="228" w:author="Tony" w:date="2017-08-23T16:10:00Z"/>
          <w:rFonts w:cs="Times New Roman"/>
        </w:rPr>
      </w:pPr>
      <w:ins w:id="229" w:author="Tony" w:date="2017-08-23T16:10:00Z">
        <w:r w:rsidRPr="0084048C">
          <w:rPr>
            <w:rFonts w:cs="Times New Roman"/>
            <w:u w:val="single"/>
            <w:rPrChange w:id="230" w:author="Tony" w:date="2017-08-23T16:10:00Z">
              <w:rPr>
                <w:rFonts w:cs="Times New Roman"/>
              </w:rPr>
            </w:rPrChange>
          </w:rPr>
          <w:t>Multivariate</w:t>
        </w:r>
        <w:r w:rsidRPr="0084048C">
          <w:rPr>
            <w:rFonts w:cs="Times New Roman"/>
          </w:rPr>
          <w:t>:</w:t>
        </w:r>
      </w:ins>
    </w:p>
    <w:p w14:paraId="5079F5A4" w14:textId="77777777" w:rsidR="00AE5839" w:rsidRPr="0084048C" w:rsidRDefault="00AE5839" w:rsidP="00684EED">
      <w:pPr>
        <w:contextualSpacing/>
        <w:rPr>
          <w:ins w:id="231" w:author="Tony" w:date="2017-08-23T16:14:00Z"/>
          <w:rFonts w:cs="Times New Roman"/>
        </w:rPr>
      </w:pPr>
      <w:ins w:id="232" w:author="Tony" w:date="2017-08-23T16:10:00Z">
        <w:r w:rsidRPr="0084048C">
          <w:rPr>
            <w:rFonts w:cs="Times New Roman"/>
          </w:rPr>
          <w:t xml:space="preserve">PLSDA: supervised </w:t>
        </w:r>
      </w:ins>
      <w:ins w:id="233" w:author="Tony" w:date="2017-08-23T16:13:00Z">
        <w:r w:rsidRPr="0084048C">
          <w:rPr>
            <w:rFonts w:cs="Times New Roman"/>
          </w:rPr>
          <w:t xml:space="preserve">method that uses multivariate regression techniques to determine the linear combination </w:t>
        </w:r>
      </w:ins>
      <w:ins w:id="234" w:author="Tony" w:date="2017-08-23T16:14:00Z">
        <w:r w:rsidRPr="0084048C">
          <w:rPr>
            <w:rFonts w:cs="Times New Roman"/>
          </w:rPr>
          <w:t>of variables that predict class measurement</w:t>
        </w:r>
      </w:ins>
    </w:p>
    <w:p w14:paraId="71D16F2A" w14:textId="77777777" w:rsidR="00AE5839" w:rsidRPr="0084048C" w:rsidRDefault="00AE5839" w:rsidP="00684EED">
      <w:pPr>
        <w:contextualSpacing/>
        <w:rPr>
          <w:ins w:id="235" w:author="Tony" w:date="2017-08-23T16:11:00Z"/>
          <w:rFonts w:cs="Times New Roman"/>
        </w:rPr>
      </w:pPr>
    </w:p>
    <w:p w14:paraId="0AA28F41" w14:textId="77777777" w:rsidR="00AE5839" w:rsidRPr="0084048C" w:rsidRDefault="00AE5839" w:rsidP="00684EED">
      <w:pPr>
        <w:contextualSpacing/>
        <w:rPr>
          <w:ins w:id="236" w:author="Tony" w:date="2017-08-23T16:11:00Z"/>
          <w:rFonts w:cs="Times New Roman"/>
        </w:rPr>
      </w:pPr>
      <w:ins w:id="237" w:author="Tony" w:date="2017-08-23T16:11:00Z">
        <w:r w:rsidRPr="0084048C">
          <w:rPr>
            <w:rFonts w:cs="Times New Roman"/>
          </w:rPr>
          <w:t>Within Fasting, what discriminates Pro- vs. Anti-</w:t>
        </w:r>
      </w:ins>
    </w:p>
    <w:p w14:paraId="195E60CB" w14:textId="77777777" w:rsidR="00AE5839" w:rsidRPr="0084048C" w:rsidRDefault="00AE5839" w:rsidP="00684EED">
      <w:pPr>
        <w:contextualSpacing/>
        <w:rPr>
          <w:ins w:id="238" w:author="Tony" w:date="2017-08-23T16:15:00Z"/>
          <w:rFonts w:cs="Times New Roman"/>
        </w:rPr>
      </w:pPr>
    </w:p>
    <w:p w14:paraId="54B41DB7" w14:textId="77777777" w:rsidR="00AE5839" w:rsidRPr="0084048C" w:rsidRDefault="00AE5839" w:rsidP="00684EED">
      <w:pPr>
        <w:contextualSpacing/>
        <w:rPr>
          <w:ins w:id="239" w:author="Tony" w:date="2017-08-23T16:16:00Z"/>
          <w:rFonts w:cs="Times New Roman"/>
        </w:rPr>
      </w:pPr>
      <w:ins w:id="240" w:author="Tony" w:date="2017-08-23T16:15:00Z">
        <w:r w:rsidRPr="0084048C">
          <w:rPr>
            <w:rFonts w:cs="Times New Roman"/>
            <w:noProof/>
          </w:rPr>
          <w:lastRenderedPageBreak/>
          <w:drawing>
            <wp:inline distT="0" distB="0" distL="0" distR="0" wp14:anchorId="05FCFBF3" wp14:editId="555A4C74">
              <wp:extent cx="3199640" cy="34356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2776" cy="3438974"/>
                      </a:xfrm>
                      <a:prstGeom prst="rect">
                        <a:avLst/>
                      </a:prstGeom>
                      <a:noFill/>
                      <a:ln>
                        <a:noFill/>
                      </a:ln>
                    </pic:spPr>
                  </pic:pic>
                </a:graphicData>
              </a:graphic>
            </wp:inline>
          </w:drawing>
        </w:r>
      </w:ins>
    </w:p>
    <w:p w14:paraId="1CE4EABF" w14:textId="77777777" w:rsidR="00C75CDC" w:rsidRPr="0084048C" w:rsidRDefault="00C75CDC" w:rsidP="00684EED">
      <w:pPr>
        <w:contextualSpacing/>
        <w:rPr>
          <w:ins w:id="241" w:author="Tony" w:date="2017-07-28T13:29:00Z"/>
          <w:rFonts w:cs="Times New Roman"/>
        </w:rPr>
      </w:pPr>
      <w:ins w:id="242" w:author="Tony" w:date="2017-08-23T16:17:00Z">
        <w:r w:rsidRPr="0084048C">
          <w:rPr>
            <w:rFonts w:cs="Times New Roman"/>
            <w:noProof/>
          </w:rPr>
          <w:drawing>
            <wp:inline distT="0" distB="0" distL="0" distR="0" wp14:anchorId="0433DA4E" wp14:editId="544AA5D8">
              <wp:extent cx="4477390" cy="4445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7166" cy="4444925"/>
                      </a:xfrm>
                      <a:prstGeom prst="rect">
                        <a:avLst/>
                      </a:prstGeom>
                      <a:noFill/>
                      <a:ln>
                        <a:noFill/>
                      </a:ln>
                    </pic:spPr>
                  </pic:pic>
                </a:graphicData>
              </a:graphic>
            </wp:inline>
          </w:drawing>
        </w:r>
      </w:ins>
    </w:p>
    <w:p w14:paraId="150E5F21" w14:textId="77777777" w:rsidR="00DB7D8F" w:rsidRPr="0084048C" w:rsidRDefault="0006024F" w:rsidP="00684EED">
      <w:pPr>
        <w:contextualSpacing/>
        <w:rPr>
          <w:ins w:id="243" w:author="Tony" w:date="2017-08-23T16:27:00Z"/>
          <w:rFonts w:cs="Times New Roman"/>
        </w:rPr>
      </w:pPr>
      <w:ins w:id="244" w:author="Tony" w:date="2017-08-23T16:27:00Z">
        <w:r w:rsidRPr="0084048C">
          <w:rPr>
            <w:rFonts w:cs="Times New Roman"/>
          </w:rPr>
          <w:t>In the fasting samples:</w:t>
        </w:r>
      </w:ins>
    </w:p>
    <w:p w14:paraId="6364423D" w14:textId="1F515ED8" w:rsidR="0006024F" w:rsidRPr="0084048C" w:rsidRDefault="0006024F" w:rsidP="00684EED">
      <w:pPr>
        <w:contextualSpacing/>
        <w:rPr>
          <w:ins w:id="245" w:author="Tony" w:date="2017-09-06T15:58:00Z"/>
          <w:rFonts w:cs="Times New Roman"/>
        </w:rPr>
      </w:pPr>
      <w:ins w:id="246" w:author="Tony" w:date="2017-08-23T16:27:00Z">
        <w:r w:rsidRPr="0084048C">
          <w:rPr>
            <w:rFonts w:cs="Times New Roman"/>
          </w:rPr>
          <w:lastRenderedPageBreak/>
          <w:t xml:space="preserve">Anti-TGRL is enriched in several diols </w:t>
        </w:r>
      </w:ins>
      <w:ins w:id="247" w:author="Tony" w:date="2017-08-23T16:31:00Z">
        <w:r w:rsidRPr="0084048C">
          <w:rPr>
            <w:rFonts w:cs="Times New Roman"/>
          </w:rPr>
          <w:t xml:space="preserve">and midchain alcohols, </w:t>
        </w:r>
      </w:ins>
      <w:ins w:id="248" w:author="Tony" w:date="2017-08-23T16:27:00Z">
        <w:r w:rsidRPr="0084048C">
          <w:rPr>
            <w:rFonts w:cs="Times New Roman"/>
          </w:rPr>
          <w:t>and depleted in certain epoxides</w:t>
        </w:r>
      </w:ins>
      <w:ins w:id="249" w:author="Tony" w:date="2017-08-23T16:29:00Z">
        <w:r w:rsidRPr="0084048C">
          <w:rPr>
            <w:rFonts w:cs="Times New Roman"/>
          </w:rPr>
          <w:t>, primarily in the non-esterified pool</w:t>
        </w:r>
      </w:ins>
      <w:ins w:id="250" w:author="Tony" w:date="2017-09-06T15:58:00Z">
        <w:r w:rsidR="00344878" w:rsidRPr="0084048C">
          <w:rPr>
            <w:rFonts w:cs="Times New Roman"/>
          </w:rPr>
          <w:t>:</w:t>
        </w:r>
      </w:ins>
    </w:p>
    <w:p w14:paraId="758C381B" w14:textId="7745DBC5" w:rsidR="00344878" w:rsidRPr="0084048C" w:rsidRDefault="00344878" w:rsidP="00684EED">
      <w:pPr>
        <w:contextualSpacing/>
        <w:rPr>
          <w:ins w:id="251" w:author="Tony" w:date="2017-09-06T15:59:00Z"/>
          <w:rFonts w:cs="Times New Roman"/>
        </w:rPr>
      </w:pPr>
      <w:ins w:id="252" w:author="Tony" w:date="2017-09-06T15:59:00Z">
        <w:r w:rsidRPr="0084048C">
          <w:rPr>
            <w:rFonts w:cs="Times New Roman"/>
          </w:rPr>
          <w:t>-E</w:t>
        </w:r>
      </w:ins>
      <w:ins w:id="253" w:author="Tony" w:date="2017-09-06T15:58:00Z">
        <w:r w:rsidRPr="0084048C">
          <w:rPr>
            <w:rFonts w:cs="Times New Roman"/>
          </w:rPr>
          <w:t>nriched in diols and depleted in epoxides of LA</w:t>
        </w:r>
      </w:ins>
    </w:p>
    <w:p w14:paraId="77D4BFC5" w14:textId="4E0D0329" w:rsidR="00344878" w:rsidRPr="0084048C" w:rsidRDefault="00344878" w:rsidP="00684EED">
      <w:pPr>
        <w:contextualSpacing/>
        <w:rPr>
          <w:ins w:id="254" w:author="Tony" w:date="2017-08-23T16:18:00Z"/>
          <w:rFonts w:cs="Times New Roman"/>
        </w:rPr>
      </w:pPr>
      <w:ins w:id="255" w:author="Tony" w:date="2017-09-06T15:59:00Z">
        <w:r w:rsidRPr="0084048C">
          <w:rPr>
            <w:rFonts w:cs="Times New Roman"/>
          </w:rPr>
          <w:t>-Enriched in AA metabolites</w:t>
        </w:r>
      </w:ins>
    </w:p>
    <w:p w14:paraId="184E026B" w14:textId="77777777" w:rsidR="00C75CDC" w:rsidRPr="0084048C" w:rsidRDefault="00C75CDC" w:rsidP="00C75CDC">
      <w:pPr>
        <w:contextualSpacing/>
        <w:rPr>
          <w:ins w:id="256" w:author="Tony" w:date="2017-08-23T16:32:00Z"/>
          <w:rFonts w:cs="Times New Roman"/>
        </w:rPr>
      </w:pPr>
    </w:p>
    <w:p w14:paraId="03BF77B3" w14:textId="77777777" w:rsidR="0006024F" w:rsidRPr="0084048C" w:rsidRDefault="0006024F" w:rsidP="0006024F">
      <w:pPr>
        <w:contextualSpacing/>
        <w:rPr>
          <w:ins w:id="257" w:author="Tony" w:date="2017-08-23T16:32:00Z"/>
          <w:rFonts w:cs="Times New Roman"/>
        </w:rPr>
      </w:pPr>
      <w:ins w:id="258" w:author="Tony" w:date="2017-08-23T16:32:00Z">
        <w:r w:rsidRPr="0084048C">
          <w:rPr>
            <w:rFonts w:cs="Times New Roman"/>
          </w:rPr>
          <w:t>Within Postprandial, what discriminates Pro- vs. Anti-</w:t>
        </w:r>
      </w:ins>
    </w:p>
    <w:p w14:paraId="635FC3AD" w14:textId="77777777" w:rsidR="0006024F" w:rsidRPr="0084048C" w:rsidRDefault="0006024F" w:rsidP="00C75CDC">
      <w:pPr>
        <w:contextualSpacing/>
        <w:rPr>
          <w:ins w:id="259" w:author="Tony" w:date="2017-08-23T16:32:00Z"/>
          <w:rFonts w:cs="Times New Roman"/>
        </w:rPr>
      </w:pPr>
    </w:p>
    <w:p w14:paraId="6BE29FC8" w14:textId="77777777" w:rsidR="0006024F" w:rsidRPr="0084048C" w:rsidRDefault="0006024F" w:rsidP="00C75CDC">
      <w:pPr>
        <w:contextualSpacing/>
        <w:rPr>
          <w:ins w:id="260" w:author="Tony" w:date="2017-08-23T16:32:00Z"/>
          <w:rFonts w:cs="Times New Roman"/>
        </w:rPr>
      </w:pPr>
      <w:ins w:id="261" w:author="Tony" w:date="2017-08-23T16:33:00Z">
        <w:r w:rsidRPr="0084048C">
          <w:rPr>
            <w:rFonts w:cs="Times New Roman"/>
            <w:noProof/>
          </w:rPr>
          <w:drawing>
            <wp:inline distT="0" distB="0" distL="0" distR="0" wp14:anchorId="4EC9428F" wp14:editId="1A0B41CA">
              <wp:extent cx="3604989" cy="39535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5688" cy="3954357"/>
                      </a:xfrm>
                      <a:prstGeom prst="rect">
                        <a:avLst/>
                      </a:prstGeom>
                      <a:noFill/>
                      <a:ln>
                        <a:noFill/>
                      </a:ln>
                    </pic:spPr>
                  </pic:pic>
                </a:graphicData>
              </a:graphic>
            </wp:inline>
          </w:drawing>
        </w:r>
      </w:ins>
    </w:p>
    <w:p w14:paraId="7018B6FC" w14:textId="77777777" w:rsidR="0006024F" w:rsidRPr="0084048C" w:rsidRDefault="0006024F" w:rsidP="00C75CDC">
      <w:pPr>
        <w:contextualSpacing/>
        <w:rPr>
          <w:ins w:id="262" w:author="Tony" w:date="2017-08-23T16:34:00Z"/>
          <w:rFonts w:cs="Times New Roman"/>
        </w:rPr>
      </w:pPr>
    </w:p>
    <w:p w14:paraId="7F30E125" w14:textId="77777777" w:rsidR="0006024F" w:rsidRPr="0084048C" w:rsidRDefault="0006024F" w:rsidP="00C75CDC">
      <w:pPr>
        <w:contextualSpacing/>
        <w:rPr>
          <w:ins w:id="263" w:author="Tony" w:date="2017-08-23T16:34:00Z"/>
          <w:rFonts w:cs="Times New Roman"/>
        </w:rPr>
      </w:pPr>
      <w:ins w:id="264" w:author="Tony" w:date="2017-08-23T16:35:00Z">
        <w:r w:rsidRPr="0084048C">
          <w:rPr>
            <w:rFonts w:cs="Times New Roman"/>
            <w:noProof/>
          </w:rPr>
          <w:lastRenderedPageBreak/>
          <w:drawing>
            <wp:inline distT="0" distB="0" distL="0" distR="0" wp14:anchorId="3CE7B40E" wp14:editId="1FF3567A">
              <wp:extent cx="4306730" cy="43922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6130" cy="4391680"/>
                      </a:xfrm>
                      <a:prstGeom prst="rect">
                        <a:avLst/>
                      </a:prstGeom>
                      <a:noFill/>
                      <a:ln>
                        <a:noFill/>
                      </a:ln>
                    </pic:spPr>
                  </pic:pic>
                </a:graphicData>
              </a:graphic>
            </wp:inline>
          </w:drawing>
        </w:r>
      </w:ins>
    </w:p>
    <w:p w14:paraId="113A5589" w14:textId="77777777" w:rsidR="0006024F" w:rsidRPr="0084048C" w:rsidRDefault="0006024F" w:rsidP="00C75CDC">
      <w:pPr>
        <w:contextualSpacing/>
        <w:rPr>
          <w:ins w:id="265" w:author="Tony" w:date="2017-08-23T16:35:00Z"/>
          <w:rFonts w:cs="Times New Roman"/>
        </w:rPr>
      </w:pPr>
    </w:p>
    <w:p w14:paraId="05F01D73" w14:textId="77777777" w:rsidR="0006024F" w:rsidRPr="0084048C" w:rsidRDefault="0006024F" w:rsidP="00C75CDC">
      <w:pPr>
        <w:contextualSpacing/>
        <w:rPr>
          <w:ins w:id="266" w:author="Tony" w:date="2017-08-23T16:35:00Z"/>
          <w:rFonts w:cs="Times New Roman"/>
        </w:rPr>
      </w:pPr>
      <w:ins w:id="267" w:author="Tony" w:date="2017-08-23T16:35:00Z">
        <w:r w:rsidRPr="0084048C">
          <w:rPr>
            <w:rFonts w:cs="Times New Roman"/>
          </w:rPr>
          <w:t>In the postprandial samples:</w:t>
        </w:r>
      </w:ins>
    </w:p>
    <w:p w14:paraId="67A66C7D" w14:textId="1013308E" w:rsidR="001B0320" w:rsidRPr="0084048C" w:rsidRDefault="001B0320" w:rsidP="00C75CDC">
      <w:pPr>
        <w:contextualSpacing/>
        <w:rPr>
          <w:ins w:id="268" w:author="Tony" w:date="2017-09-06T16:08:00Z"/>
          <w:rFonts w:cs="Times New Roman"/>
        </w:rPr>
      </w:pPr>
      <w:ins w:id="269" w:author="Tony" w:date="2017-08-23T16:49:00Z">
        <w:r w:rsidRPr="0084048C">
          <w:rPr>
            <w:rFonts w:cs="Times New Roman"/>
          </w:rPr>
          <w:t>Pro-TGRL in enriched</w:t>
        </w:r>
      </w:ins>
      <w:ins w:id="270" w:author="Tony" w:date="2017-08-23T16:51:00Z">
        <w:r w:rsidRPr="0084048C">
          <w:rPr>
            <w:rFonts w:cs="Times New Roman"/>
          </w:rPr>
          <w:t xml:space="preserve"> in several </w:t>
        </w:r>
        <w:commentRangeStart w:id="271"/>
        <w:r w:rsidRPr="0084048C">
          <w:rPr>
            <w:rFonts w:cs="Times New Roman"/>
          </w:rPr>
          <w:t>n-3 PUFA</w:t>
        </w:r>
      </w:ins>
      <w:commentRangeEnd w:id="271"/>
      <w:r w:rsidR="009C078C" w:rsidRPr="0084048C">
        <w:rPr>
          <w:rStyle w:val="CommentReference"/>
          <w:rFonts w:cs="Times New Roman"/>
        </w:rPr>
        <w:commentReference w:id="271"/>
      </w:r>
      <w:ins w:id="272" w:author="Tony" w:date="2017-09-06T16:14:00Z">
        <w:r w:rsidR="00577D13" w:rsidRPr="0084048C">
          <w:rPr>
            <w:rFonts w:cs="Times New Roman"/>
          </w:rPr>
          <w:t xml:space="preserve"> (DHA, DPA, EPA)</w:t>
        </w:r>
      </w:ins>
      <w:ins w:id="273" w:author="Tony" w:date="2017-08-23T16:51:00Z">
        <w:r w:rsidRPr="0084048C">
          <w:rPr>
            <w:rFonts w:cs="Times New Roman"/>
          </w:rPr>
          <w:t xml:space="preserve"> and several oxylipins associated with AA metabolism</w:t>
        </w:r>
      </w:ins>
      <w:ins w:id="274" w:author="Tony" w:date="2017-09-06T16:08:00Z">
        <w:r w:rsidR="00344878" w:rsidRPr="0084048C">
          <w:rPr>
            <w:rFonts w:cs="Times New Roman"/>
          </w:rPr>
          <w:t>:</w:t>
        </w:r>
      </w:ins>
    </w:p>
    <w:p w14:paraId="63C7183E" w14:textId="528ACF82" w:rsidR="00344878" w:rsidRPr="0084048C" w:rsidRDefault="00344878" w:rsidP="00C75CDC">
      <w:pPr>
        <w:contextualSpacing/>
        <w:rPr>
          <w:ins w:id="275" w:author="Tony" w:date="2017-09-06T16:10:00Z"/>
          <w:rFonts w:cs="Times New Roman"/>
        </w:rPr>
      </w:pPr>
      <w:ins w:id="276" w:author="Tony" w:date="2017-09-06T16:08:00Z">
        <w:r w:rsidRPr="0084048C">
          <w:rPr>
            <w:rFonts w:cs="Times New Roman"/>
          </w:rPr>
          <w:t>-diols of DHA</w:t>
        </w:r>
      </w:ins>
      <w:ins w:id="277" w:author="Tony" w:date="2017-09-06T16:09:00Z">
        <w:r w:rsidR="00BE3646" w:rsidRPr="0084048C">
          <w:rPr>
            <w:rFonts w:cs="Times New Roman"/>
          </w:rPr>
          <w:t xml:space="preserve"> and AA</w:t>
        </w:r>
      </w:ins>
    </w:p>
    <w:p w14:paraId="324783B9" w14:textId="7C950D58" w:rsidR="00BE3646" w:rsidRPr="0084048C" w:rsidRDefault="00BE3646" w:rsidP="00C75CDC">
      <w:pPr>
        <w:contextualSpacing/>
        <w:rPr>
          <w:ins w:id="278" w:author="Tony" w:date="2017-08-23T16:53:00Z"/>
          <w:rFonts w:cs="Times New Roman"/>
        </w:rPr>
      </w:pPr>
      <w:ins w:id="279" w:author="Tony" w:date="2017-09-06T16:10:00Z">
        <w:r w:rsidRPr="0084048C">
          <w:rPr>
            <w:rFonts w:cs="Times New Roman"/>
          </w:rPr>
          <w:t>-EPA and metabolites</w:t>
        </w:r>
      </w:ins>
    </w:p>
    <w:p w14:paraId="769CDB96" w14:textId="77777777" w:rsidR="0006024F" w:rsidRPr="0084048C" w:rsidRDefault="001B0320" w:rsidP="00C75CDC">
      <w:pPr>
        <w:contextualSpacing/>
        <w:rPr>
          <w:ins w:id="280" w:author="Tony" w:date="2017-08-23T16:49:00Z"/>
          <w:rFonts w:cs="Times New Roman"/>
        </w:rPr>
      </w:pPr>
      <w:ins w:id="281" w:author="Tony" w:date="2017-08-23T16:51:00Z">
        <w:r w:rsidRPr="0084048C">
          <w:rPr>
            <w:rFonts w:cs="Times New Roman"/>
          </w:rPr>
          <w:t xml:space="preserve"> </w:t>
        </w:r>
      </w:ins>
    </w:p>
    <w:p w14:paraId="7AA10412" w14:textId="77777777" w:rsidR="001B0320" w:rsidRPr="0084048C" w:rsidRDefault="001B0320" w:rsidP="00C75CDC">
      <w:pPr>
        <w:contextualSpacing/>
        <w:rPr>
          <w:ins w:id="282" w:author="Tony" w:date="2017-08-23T16:34:00Z"/>
          <w:rFonts w:cs="Times New Roman"/>
        </w:rPr>
      </w:pPr>
      <w:ins w:id="283" w:author="Tony" w:date="2017-08-23T16:53:00Z">
        <w:r w:rsidRPr="0084048C">
          <w:rPr>
            <w:rFonts w:cs="Times New Roman"/>
          </w:rPr>
          <w:t>Overall:</w:t>
        </w:r>
      </w:ins>
    </w:p>
    <w:p w14:paraId="0E262D0A" w14:textId="77777777" w:rsidR="00C75CDC" w:rsidRPr="0084048C" w:rsidRDefault="00C75CDC" w:rsidP="00C75CDC">
      <w:pPr>
        <w:contextualSpacing/>
        <w:rPr>
          <w:ins w:id="284" w:author="Tony" w:date="2017-08-23T16:19:00Z"/>
          <w:rFonts w:cs="Times New Roman"/>
        </w:rPr>
      </w:pPr>
      <w:ins w:id="285" w:author="Tony" w:date="2017-08-23T16:19:00Z">
        <w:r w:rsidRPr="0084048C">
          <w:rPr>
            <w:rFonts w:cs="Times New Roman"/>
          </w:rPr>
          <w:t xml:space="preserve">1. </w:t>
        </w:r>
      </w:ins>
      <w:ins w:id="286" w:author="Tony" w:date="2017-08-23T16:54:00Z">
        <w:r w:rsidR="001B0320" w:rsidRPr="0084048C">
          <w:rPr>
            <w:rFonts w:cs="Times New Roman"/>
          </w:rPr>
          <w:t>The m</w:t>
        </w:r>
      </w:ins>
      <w:ins w:id="287" w:author="Tony" w:date="2017-08-23T16:19:00Z">
        <w:r w:rsidRPr="0084048C">
          <w:rPr>
            <w:rFonts w:cs="Times New Roman"/>
          </w:rPr>
          <w:t xml:space="preserve">ajority of the metabolites are enriched in the anti- TGRL group in the fasting state. However, after the meal the pro- TGRL group is enriched with most metabolites (See figure showing VIP scores). </w:t>
        </w:r>
      </w:ins>
    </w:p>
    <w:p w14:paraId="699A8DE8" w14:textId="77777777" w:rsidR="00C75CDC" w:rsidRPr="0084048C" w:rsidRDefault="00C75CDC" w:rsidP="00C75CDC">
      <w:pPr>
        <w:contextualSpacing/>
        <w:rPr>
          <w:ins w:id="288" w:author="Tony" w:date="2017-08-23T16:55:00Z"/>
          <w:rFonts w:cs="Times New Roman"/>
        </w:rPr>
      </w:pPr>
      <w:ins w:id="289" w:author="Tony" w:date="2017-08-23T16:19:00Z">
        <w:r w:rsidRPr="0084048C">
          <w:rPr>
            <w:rFonts w:cs="Times New Roman"/>
          </w:rPr>
          <w:t xml:space="preserve">2. </w:t>
        </w:r>
      </w:ins>
      <w:ins w:id="290" w:author="Tony" w:date="2017-08-23T16:54:00Z">
        <w:r w:rsidR="001B0320" w:rsidRPr="0084048C">
          <w:rPr>
            <w:rFonts w:cs="Times New Roman"/>
          </w:rPr>
          <w:t>Though the component plots</w:t>
        </w:r>
      </w:ins>
      <w:ins w:id="291" w:author="Tony" w:date="2017-08-23T16:55:00Z">
        <w:r w:rsidR="001B0320" w:rsidRPr="0084048C">
          <w:rPr>
            <w:rFonts w:cs="Times New Roman"/>
          </w:rPr>
          <w:t xml:space="preserve"> indicate a clear separation between the samples, especially postprandial, the statistics here are weak (not significant).</w:t>
        </w:r>
      </w:ins>
    </w:p>
    <w:p w14:paraId="6942DCBD" w14:textId="77777777" w:rsidR="001B0320" w:rsidRPr="0084048C" w:rsidRDefault="001B0320" w:rsidP="00C75CDC">
      <w:pPr>
        <w:contextualSpacing/>
        <w:rPr>
          <w:ins w:id="292" w:author="Tony" w:date="2017-08-23T16:56:00Z"/>
          <w:rFonts w:cs="Times New Roman"/>
        </w:rPr>
      </w:pPr>
    </w:p>
    <w:p w14:paraId="451B283C" w14:textId="77777777" w:rsidR="001B0320" w:rsidRPr="0084048C" w:rsidRDefault="00D26235" w:rsidP="00C75CDC">
      <w:pPr>
        <w:contextualSpacing/>
        <w:rPr>
          <w:ins w:id="293" w:author="Tony" w:date="2017-08-23T17:01:00Z"/>
          <w:rFonts w:cs="Times New Roman"/>
        </w:rPr>
      </w:pPr>
      <w:ins w:id="294" w:author="Tony" w:date="2017-08-23T16:56:00Z">
        <w:r w:rsidRPr="0084048C">
          <w:rPr>
            <w:rFonts w:cs="Times New Roman"/>
            <w:u w:val="single"/>
            <w:rPrChange w:id="295" w:author="Tony" w:date="2017-08-23T16:57:00Z">
              <w:rPr>
                <w:rFonts w:cs="Times New Roman"/>
              </w:rPr>
            </w:rPrChange>
          </w:rPr>
          <w:t>ANOVA-SCA</w:t>
        </w:r>
        <w:r w:rsidRPr="0084048C">
          <w:rPr>
            <w:rFonts w:cs="Times New Roman"/>
          </w:rPr>
          <w:t xml:space="preserve">: a generalization </w:t>
        </w:r>
        <w:r w:rsidR="007927BD" w:rsidRPr="0084048C">
          <w:rPr>
            <w:rFonts w:cs="Times New Roman"/>
          </w:rPr>
          <w:t>o</w:t>
        </w:r>
      </w:ins>
      <w:ins w:id="296" w:author="Tony" w:date="2017-08-23T16:59:00Z">
        <w:r w:rsidR="007927BD" w:rsidRPr="0084048C">
          <w:rPr>
            <w:rFonts w:cs="Times New Roman"/>
          </w:rPr>
          <w:t>f</w:t>
        </w:r>
      </w:ins>
      <w:ins w:id="297" w:author="Tony" w:date="2017-08-23T16:56:00Z">
        <w:r w:rsidRPr="0084048C">
          <w:rPr>
            <w:rFonts w:cs="Times New Roman"/>
          </w:rPr>
          <w:t xml:space="preserve"> ANOVA to the multivariate case—essentially ANOVA combined with PCA</w:t>
        </w:r>
      </w:ins>
      <w:ins w:id="298" w:author="Tony" w:date="2017-08-23T16:59:00Z">
        <w:r w:rsidR="007927BD" w:rsidRPr="0084048C">
          <w:rPr>
            <w:rFonts w:cs="Times New Roman"/>
          </w:rPr>
          <w:t>—accounts for 2 factors plus an interaction effect</w:t>
        </w:r>
      </w:ins>
    </w:p>
    <w:p w14:paraId="3DE35D04" w14:textId="77777777" w:rsidR="007927BD" w:rsidRPr="0084048C" w:rsidRDefault="007927BD" w:rsidP="00C75CDC">
      <w:pPr>
        <w:contextualSpacing/>
        <w:rPr>
          <w:ins w:id="299" w:author="Tony" w:date="2017-08-23T17:08:00Z"/>
          <w:rFonts w:cs="Times New Roman"/>
        </w:rPr>
      </w:pPr>
      <w:ins w:id="300" w:author="Tony" w:date="2017-08-23T17:07:00Z">
        <w:r w:rsidRPr="0084048C">
          <w:rPr>
            <w:rFonts w:cs="Times New Roman"/>
          </w:rPr>
          <w:t>What features account</w:t>
        </w:r>
      </w:ins>
      <w:ins w:id="301" w:author="Tony" w:date="2017-08-23T17:08:00Z">
        <w:r w:rsidRPr="0084048C">
          <w:rPr>
            <w:rFonts w:cs="Times New Roman"/>
          </w:rPr>
          <w:t xml:space="preserve"> for the patterns associated with the</w:t>
        </w:r>
        <w:r w:rsidR="007A29F3" w:rsidRPr="0084048C">
          <w:rPr>
            <w:rFonts w:cs="Times New Roman"/>
          </w:rPr>
          <w:t xml:space="preserve"> distinction between fasting and postprandial:</w:t>
        </w:r>
      </w:ins>
    </w:p>
    <w:p w14:paraId="56742669" w14:textId="77777777" w:rsidR="007A29F3" w:rsidRPr="0084048C" w:rsidRDefault="007A29F3" w:rsidP="00C75CDC">
      <w:pPr>
        <w:contextualSpacing/>
        <w:rPr>
          <w:ins w:id="302" w:author="Tony" w:date="2017-08-23T17:09:00Z"/>
          <w:rFonts w:cs="Times New Roman"/>
        </w:rPr>
      </w:pPr>
    </w:p>
    <w:p w14:paraId="40F280AE" w14:textId="77777777" w:rsidR="007A29F3" w:rsidRPr="0084048C" w:rsidRDefault="007A29F3" w:rsidP="00C75CDC">
      <w:pPr>
        <w:contextualSpacing/>
        <w:rPr>
          <w:ins w:id="303" w:author="Tony" w:date="2017-08-23T17:09:00Z"/>
          <w:rFonts w:cs="Times New Roman"/>
        </w:rPr>
      </w:pPr>
      <w:ins w:id="304" w:author="Tony" w:date="2017-08-23T17:09:00Z">
        <w:r w:rsidRPr="0084048C">
          <w:rPr>
            <w:rFonts w:cs="Times New Roman"/>
            <w:noProof/>
          </w:rPr>
          <w:lastRenderedPageBreak/>
          <w:drawing>
            <wp:inline distT="0" distB="0" distL="0" distR="0" wp14:anchorId="5549548B" wp14:editId="793D4A9C">
              <wp:extent cx="4635506" cy="956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7033" cy="957000"/>
                      </a:xfrm>
                      <a:prstGeom prst="rect">
                        <a:avLst/>
                      </a:prstGeom>
                      <a:noFill/>
                      <a:ln>
                        <a:noFill/>
                      </a:ln>
                    </pic:spPr>
                  </pic:pic>
                </a:graphicData>
              </a:graphic>
            </wp:inline>
          </w:drawing>
        </w:r>
      </w:ins>
    </w:p>
    <w:p w14:paraId="323F7AB0" w14:textId="77777777" w:rsidR="007A29F3" w:rsidRPr="0084048C" w:rsidRDefault="007A29F3" w:rsidP="00C75CDC">
      <w:pPr>
        <w:contextualSpacing/>
        <w:rPr>
          <w:ins w:id="305" w:author="Tony" w:date="2017-08-23T17:09:00Z"/>
          <w:rFonts w:cs="Times New Roman"/>
        </w:rPr>
      </w:pPr>
    </w:p>
    <w:p w14:paraId="485285DB" w14:textId="40AF8F7F" w:rsidR="007A29F3" w:rsidRPr="0084048C" w:rsidRDefault="007A29F3" w:rsidP="00C75CDC">
      <w:pPr>
        <w:contextualSpacing/>
        <w:rPr>
          <w:ins w:id="306" w:author="Tony" w:date="2017-08-23T17:09:00Z"/>
          <w:rFonts w:cs="Times New Roman"/>
        </w:rPr>
      </w:pPr>
      <w:ins w:id="307" w:author="Tony" w:date="2017-08-23T17:09:00Z">
        <w:r w:rsidRPr="0084048C">
          <w:rPr>
            <w:rFonts w:cs="Times New Roman"/>
          </w:rPr>
          <w:t xml:space="preserve">Primarily </w:t>
        </w:r>
      </w:ins>
      <w:ins w:id="308" w:author="Tony" w:date="2017-09-06T16:23:00Z">
        <w:r w:rsidR="00771D05" w:rsidRPr="0084048C">
          <w:rPr>
            <w:rFonts w:cs="Times New Roman"/>
          </w:rPr>
          <w:t xml:space="preserve">CYP/sEH metabolites of </w:t>
        </w:r>
      </w:ins>
      <w:ins w:id="309" w:author="Tony" w:date="2017-08-23T17:09:00Z">
        <w:r w:rsidRPr="0084048C">
          <w:rPr>
            <w:rFonts w:cs="Times New Roman"/>
          </w:rPr>
          <w:t xml:space="preserve">ALA and LA </w:t>
        </w:r>
      </w:ins>
    </w:p>
    <w:p w14:paraId="20E60D2F" w14:textId="77777777" w:rsidR="007A29F3" w:rsidRPr="0084048C" w:rsidRDefault="007A29F3" w:rsidP="00C75CDC">
      <w:pPr>
        <w:contextualSpacing/>
        <w:rPr>
          <w:ins w:id="310" w:author="Tony" w:date="2017-08-23T17:10:00Z"/>
          <w:rFonts w:cs="Times New Roman"/>
        </w:rPr>
      </w:pPr>
    </w:p>
    <w:p w14:paraId="349489C2" w14:textId="77777777" w:rsidR="00D26235" w:rsidRPr="0084048C" w:rsidRDefault="007A29F3" w:rsidP="00C75CDC">
      <w:pPr>
        <w:contextualSpacing/>
        <w:rPr>
          <w:ins w:id="311" w:author="Tony" w:date="2017-08-23T16:56:00Z"/>
          <w:rFonts w:cs="Times New Roman"/>
        </w:rPr>
      </w:pPr>
      <w:ins w:id="312" w:author="Tony" w:date="2017-08-23T17:10:00Z">
        <w:r w:rsidRPr="0084048C">
          <w:rPr>
            <w:rFonts w:cs="Times New Roman"/>
          </w:rPr>
          <w:t>What features account for the patterns associated with the distinction between pro- and anti-:</w:t>
        </w:r>
      </w:ins>
    </w:p>
    <w:p w14:paraId="4175AE78" w14:textId="77777777" w:rsidR="00D26235" w:rsidRPr="0084048C" w:rsidRDefault="00D26235" w:rsidP="00C75CDC">
      <w:pPr>
        <w:contextualSpacing/>
        <w:rPr>
          <w:ins w:id="313" w:author="Tony" w:date="2017-08-23T17:10:00Z"/>
          <w:rFonts w:cs="Times New Roman"/>
        </w:rPr>
      </w:pPr>
    </w:p>
    <w:p w14:paraId="5AB30703" w14:textId="77777777" w:rsidR="007A29F3" w:rsidRPr="0084048C" w:rsidRDefault="007A29F3" w:rsidP="00C75CDC">
      <w:pPr>
        <w:contextualSpacing/>
        <w:rPr>
          <w:ins w:id="314" w:author="Tony" w:date="2017-08-23T17:10:00Z"/>
          <w:rFonts w:cs="Times New Roman"/>
        </w:rPr>
      </w:pPr>
      <w:commentRangeStart w:id="315"/>
      <w:commentRangeStart w:id="316"/>
      <w:ins w:id="317" w:author="Tony" w:date="2017-08-23T17:10:00Z">
        <w:r w:rsidRPr="0084048C">
          <w:rPr>
            <w:rFonts w:cs="Times New Roman"/>
            <w:noProof/>
          </w:rPr>
          <w:drawing>
            <wp:inline distT="0" distB="0" distL="0" distR="0" wp14:anchorId="7C4E68BB" wp14:editId="6714CDD6">
              <wp:extent cx="4465142" cy="180237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925" cy="1803092"/>
                      </a:xfrm>
                      <a:prstGeom prst="rect">
                        <a:avLst/>
                      </a:prstGeom>
                      <a:noFill/>
                      <a:ln>
                        <a:noFill/>
                      </a:ln>
                    </pic:spPr>
                  </pic:pic>
                </a:graphicData>
              </a:graphic>
            </wp:inline>
          </w:drawing>
        </w:r>
      </w:ins>
      <w:commentRangeEnd w:id="315"/>
      <w:r w:rsidR="00C04908" w:rsidRPr="0084048C">
        <w:rPr>
          <w:rStyle w:val="CommentReference"/>
          <w:rFonts w:cs="Times New Roman"/>
        </w:rPr>
        <w:commentReference w:id="315"/>
      </w:r>
      <w:commentRangeEnd w:id="316"/>
      <w:r w:rsidR="00C04908" w:rsidRPr="0084048C">
        <w:rPr>
          <w:rStyle w:val="CommentReference"/>
          <w:rFonts w:cs="Times New Roman"/>
        </w:rPr>
        <w:commentReference w:id="316"/>
      </w:r>
    </w:p>
    <w:p w14:paraId="2120DAA1" w14:textId="41791440" w:rsidR="007A29F3" w:rsidRPr="0084048C" w:rsidRDefault="006B7EB3" w:rsidP="00C75CDC">
      <w:pPr>
        <w:contextualSpacing/>
        <w:rPr>
          <w:ins w:id="318" w:author="Tony" w:date="2017-08-23T17:10:00Z"/>
          <w:rFonts w:cs="Times New Roman"/>
        </w:rPr>
      </w:pPr>
      <w:r>
        <w:rPr>
          <w:rFonts w:cs="Times New Roman"/>
        </w:rPr>
        <w:t xml:space="preserve">SPE- Squared prediction error </w:t>
      </w:r>
    </w:p>
    <w:p w14:paraId="0470127B" w14:textId="2A20E204" w:rsidR="007A29F3" w:rsidRPr="0084048C" w:rsidRDefault="007A29F3" w:rsidP="00C75CDC">
      <w:pPr>
        <w:contextualSpacing/>
        <w:rPr>
          <w:ins w:id="319" w:author="Tony" w:date="2017-08-23T17:10:00Z"/>
          <w:rFonts w:cs="Times New Roman"/>
        </w:rPr>
      </w:pPr>
      <w:ins w:id="320" w:author="Tony" w:date="2017-08-23T17:10:00Z">
        <w:r w:rsidRPr="0084048C">
          <w:rPr>
            <w:rFonts w:cs="Times New Roman"/>
          </w:rPr>
          <w:t>Similar features as identified by PLSDA for Pro- set</w:t>
        </w:r>
      </w:ins>
      <w:ins w:id="321" w:author="Tony" w:date="2017-09-06T16:25:00Z">
        <w:r w:rsidR="00771D05" w:rsidRPr="0084048C">
          <w:rPr>
            <w:rFonts w:cs="Times New Roman"/>
          </w:rPr>
          <w:t>, minus the EPA metabolites</w:t>
        </w:r>
      </w:ins>
    </w:p>
    <w:p w14:paraId="5A81B0CE" w14:textId="77777777" w:rsidR="007A29F3" w:rsidRPr="0084048C" w:rsidRDefault="007A29F3" w:rsidP="00C75CDC">
      <w:pPr>
        <w:contextualSpacing/>
        <w:rPr>
          <w:ins w:id="322" w:author="Tony" w:date="2017-08-23T17:11:00Z"/>
          <w:rFonts w:cs="Times New Roman"/>
        </w:rPr>
      </w:pPr>
    </w:p>
    <w:p w14:paraId="3C68AA8C" w14:textId="77777777" w:rsidR="007A29F3" w:rsidRPr="0084048C" w:rsidRDefault="007A29F3" w:rsidP="007A29F3">
      <w:pPr>
        <w:contextualSpacing/>
        <w:rPr>
          <w:ins w:id="323" w:author="Tony" w:date="2017-08-23T17:13:00Z"/>
          <w:rFonts w:cs="Times New Roman"/>
        </w:rPr>
      </w:pPr>
      <w:ins w:id="324" w:author="Tony" w:date="2017-08-23T17:11:00Z">
        <w:r w:rsidRPr="0084048C">
          <w:rPr>
            <w:rFonts w:cs="Times New Roman"/>
          </w:rPr>
          <w:t>What features account for the patterns associated with the interaction between the 2:</w:t>
        </w:r>
      </w:ins>
    </w:p>
    <w:p w14:paraId="1663A34A" w14:textId="77777777" w:rsidR="00E30C94" w:rsidRPr="0084048C" w:rsidRDefault="00E30C94" w:rsidP="007A29F3">
      <w:pPr>
        <w:contextualSpacing/>
        <w:rPr>
          <w:ins w:id="325" w:author="Tony" w:date="2017-08-23T17:11:00Z"/>
          <w:rFonts w:cs="Times New Roman"/>
        </w:rPr>
      </w:pPr>
    </w:p>
    <w:p w14:paraId="077C0CFA" w14:textId="77777777" w:rsidR="007A29F3" w:rsidRPr="0084048C" w:rsidRDefault="007A29F3" w:rsidP="00C75CDC">
      <w:pPr>
        <w:contextualSpacing/>
        <w:rPr>
          <w:ins w:id="326" w:author="Tony" w:date="2017-08-23T17:12:00Z"/>
          <w:rFonts w:cs="Times New Roman"/>
        </w:rPr>
      </w:pPr>
      <w:ins w:id="327" w:author="Tony" w:date="2017-08-23T17:12:00Z">
        <w:r w:rsidRPr="0084048C">
          <w:rPr>
            <w:rFonts w:cs="Times New Roman"/>
            <w:noProof/>
          </w:rPr>
          <w:drawing>
            <wp:inline distT="0" distB="0" distL="0" distR="0" wp14:anchorId="352FA8B8" wp14:editId="00686840">
              <wp:extent cx="4582571" cy="71991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0534" cy="719598"/>
                      </a:xfrm>
                      <a:prstGeom prst="rect">
                        <a:avLst/>
                      </a:prstGeom>
                      <a:noFill/>
                      <a:ln>
                        <a:noFill/>
                      </a:ln>
                    </pic:spPr>
                  </pic:pic>
                </a:graphicData>
              </a:graphic>
            </wp:inline>
          </w:drawing>
        </w:r>
      </w:ins>
    </w:p>
    <w:p w14:paraId="3D0A840C" w14:textId="77777777" w:rsidR="007A29F3" w:rsidRPr="0084048C" w:rsidRDefault="007A29F3" w:rsidP="00C75CDC">
      <w:pPr>
        <w:contextualSpacing/>
        <w:rPr>
          <w:ins w:id="328" w:author="Tony" w:date="2017-08-23T17:12:00Z"/>
          <w:rFonts w:cs="Times New Roman"/>
        </w:rPr>
      </w:pPr>
    </w:p>
    <w:p w14:paraId="5778A729" w14:textId="4F2137C4" w:rsidR="007A29F3" w:rsidRPr="0084048C" w:rsidRDefault="007A29F3" w:rsidP="00C75CDC">
      <w:pPr>
        <w:contextualSpacing/>
        <w:rPr>
          <w:ins w:id="329" w:author="Tony" w:date="2017-08-23T17:12:00Z"/>
          <w:rFonts w:cs="Times New Roman"/>
        </w:rPr>
      </w:pPr>
      <w:ins w:id="330" w:author="Tony" w:date="2017-08-23T17:12:00Z">
        <w:r w:rsidRPr="0084048C">
          <w:rPr>
            <w:rFonts w:cs="Times New Roman"/>
          </w:rPr>
          <w:t>D</w:t>
        </w:r>
        <w:r w:rsidR="00771D05" w:rsidRPr="0084048C">
          <w:rPr>
            <w:rFonts w:cs="Times New Roman"/>
          </w:rPr>
          <w:t>HA and metabolites of ALA an LA</w:t>
        </w:r>
      </w:ins>
      <w:ins w:id="331" w:author="Tony" w:date="2017-09-06T16:27:00Z">
        <w:r w:rsidR="00771D05" w:rsidRPr="0084048C">
          <w:rPr>
            <w:rFonts w:cs="Times New Roman"/>
          </w:rPr>
          <w:t xml:space="preserve"> via CYP/sEH</w:t>
        </w:r>
      </w:ins>
    </w:p>
    <w:p w14:paraId="4AB1B1D3" w14:textId="77777777" w:rsidR="007A29F3" w:rsidRPr="0084048C" w:rsidRDefault="007A29F3" w:rsidP="00C75CDC">
      <w:pPr>
        <w:contextualSpacing/>
        <w:rPr>
          <w:ins w:id="332" w:author="Tony" w:date="2017-08-23T17:13:00Z"/>
          <w:rFonts w:cs="Times New Roman"/>
        </w:rPr>
      </w:pPr>
    </w:p>
    <w:p w14:paraId="1DFFD501" w14:textId="77777777" w:rsidR="00E30C94" w:rsidRPr="0084048C" w:rsidRDefault="00E30C94" w:rsidP="00C75CDC">
      <w:pPr>
        <w:contextualSpacing/>
        <w:rPr>
          <w:ins w:id="333" w:author="Tony" w:date="2017-08-23T17:12:00Z"/>
          <w:rFonts w:cs="Times New Roman"/>
        </w:rPr>
      </w:pPr>
    </w:p>
    <w:p w14:paraId="7A9B49AC" w14:textId="77777777" w:rsidR="007A29F3" w:rsidRPr="0084048C" w:rsidRDefault="007A29F3" w:rsidP="00C75CDC">
      <w:pPr>
        <w:contextualSpacing/>
        <w:rPr>
          <w:rFonts w:cs="Times New Roman"/>
        </w:rPr>
      </w:pPr>
    </w:p>
    <w:sectPr w:rsidR="007A29F3" w:rsidRPr="0084048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ony" w:date="2017-09-06T14:48:00Z" w:initials="T">
    <w:p w14:paraId="6EEBB1EB" w14:textId="51560D81" w:rsidR="0084048C" w:rsidRDefault="0084048C">
      <w:pPr>
        <w:pStyle w:val="CommentText"/>
      </w:pPr>
      <w:r>
        <w:rPr>
          <w:rStyle w:val="CommentReference"/>
        </w:rPr>
        <w:annotationRef/>
      </w:r>
      <w:r>
        <w:t>will have to add a bit about sEH and epoxide/diol ratio</w:t>
      </w:r>
    </w:p>
  </w:comment>
  <w:comment w:id="31" w:author="Tony" w:date="2017-08-23T15:48:00Z" w:initials="T">
    <w:p w14:paraId="50D4E466" w14:textId="77777777" w:rsidR="0084048C" w:rsidRDefault="0084048C" w:rsidP="008063D3">
      <w:pPr>
        <w:pStyle w:val="CommentText"/>
      </w:pPr>
      <w:r>
        <w:rPr>
          <w:rStyle w:val="CommentReference"/>
        </w:rPr>
        <w:annotationRef/>
      </w:r>
      <w:r>
        <w:t>It would be interesting to note if there were any correlations with ICAM-1.</w:t>
      </w:r>
    </w:p>
  </w:comment>
  <w:comment w:id="32" w:author="Tony" w:date="2017-08-23T15:48:00Z" w:initials="T">
    <w:p w14:paraId="2DE9A100" w14:textId="77777777" w:rsidR="0084048C" w:rsidRDefault="0084048C">
      <w:pPr>
        <w:pStyle w:val="CommentText"/>
      </w:pPr>
      <w:r>
        <w:rPr>
          <w:rStyle w:val="CommentReference"/>
        </w:rPr>
        <w:annotationRef/>
      </w:r>
      <w:r>
        <w:t>Need to fill these in yet</w:t>
      </w:r>
    </w:p>
  </w:comment>
  <w:comment w:id="38" w:author="Tony" w:date="2017-08-23T15:48:00Z" w:initials="T">
    <w:p w14:paraId="7C99DBF3" w14:textId="77777777" w:rsidR="0084048C" w:rsidRDefault="0084048C">
      <w:pPr>
        <w:pStyle w:val="CommentText"/>
      </w:pPr>
      <w:r>
        <w:rPr>
          <w:rStyle w:val="CommentReference"/>
        </w:rPr>
        <w:annotationRef/>
      </w:r>
      <w:r>
        <w:t>take this out</w:t>
      </w:r>
    </w:p>
  </w:comment>
  <w:comment w:id="53" w:author="Tony" w:date="2017-08-23T15:48:00Z" w:initials="T">
    <w:p w14:paraId="3597EFE4" w14:textId="77777777" w:rsidR="0084048C" w:rsidRDefault="0084048C">
      <w:pPr>
        <w:pStyle w:val="CommentText"/>
      </w:pPr>
      <w:r>
        <w:rPr>
          <w:rStyle w:val="CommentReference"/>
        </w:rPr>
        <w:annotationRef/>
      </w:r>
      <w:r>
        <w:t>Explain what was present in the panel</w:t>
      </w:r>
    </w:p>
  </w:comment>
  <w:comment w:id="56" w:author="Tony" w:date="2017-08-23T15:48:00Z" w:initials="T">
    <w:p w14:paraId="20DAC5FC" w14:textId="77777777" w:rsidR="0084048C" w:rsidRDefault="0084048C">
      <w:pPr>
        <w:pStyle w:val="CommentText"/>
      </w:pPr>
      <w:r>
        <w:rPr>
          <w:rStyle w:val="CommentReference"/>
        </w:rPr>
        <w:annotationRef/>
      </w:r>
      <w:r>
        <w:t>How did we choose the samples to carry forward in the metabolomics analysis?</w:t>
      </w:r>
    </w:p>
  </w:comment>
  <w:comment w:id="58" w:author="Tony" w:date="2017-08-23T15:48:00Z" w:initials="T">
    <w:p w14:paraId="03EA2B51" w14:textId="77777777" w:rsidR="0084048C" w:rsidRDefault="0084048C">
      <w:pPr>
        <w:pStyle w:val="CommentText"/>
      </w:pPr>
      <w:r>
        <w:rPr>
          <w:rStyle w:val="CommentReference"/>
        </w:rPr>
        <w:annotationRef/>
      </w:r>
      <w:r>
        <w:t>glog2?</w:t>
      </w:r>
    </w:p>
  </w:comment>
  <w:comment w:id="59" w:author="Tony" w:date="2017-08-23T15:48:00Z" w:initials="T">
    <w:p w14:paraId="498C82F0" w14:textId="77777777" w:rsidR="0084048C" w:rsidRDefault="0084048C">
      <w:pPr>
        <w:pStyle w:val="CommentText"/>
      </w:pPr>
      <w:r>
        <w:rPr>
          <w:rStyle w:val="CommentReference"/>
        </w:rPr>
        <w:annotationRef/>
      </w:r>
      <w:r>
        <w:t>Esterified fatty acids in TGRL (%)</w:t>
      </w:r>
    </w:p>
    <w:p w14:paraId="2E881A17" w14:textId="77777777" w:rsidR="0084048C" w:rsidRDefault="0084048C">
      <w:pPr>
        <w:pStyle w:val="CommentText"/>
      </w:pPr>
      <w:r>
        <w:t>Non-esterified…</w:t>
      </w:r>
    </w:p>
  </w:comment>
  <w:comment w:id="86" w:author="Tony" w:date="2017-08-23T15:48:00Z" w:initials="T">
    <w:p w14:paraId="365DA339" w14:textId="77777777" w:rsidR="0084048C" w:rsidRDefault="0084048C">
      <w:pPr>
        <w:pStyle w:val="CommentText"/>
      </w:pPr>
      <w:r>
        <w:rPr>
          <w:rStyle w:val="CommentReference"/>
        </w:rPr>
        <w:annotationRef/>
      </w:r>
      <w:r>
        <w:t>Does this correlate with VCAM expression?</w:t>
      </w:r>
    </w:p>
  </w:comment>
  <w:comment w:id="97" w:author="Tony" w:date="2017-08-23T15:48:00Z" w:initials="T">
    <w:p w14:paraId="414B8465" w14:textId="77777777" w:rsidR="0084048C" w:rsidRDefault="0084048C">
      <w:pPr>
        <w:pStyle w:val="CommentText"/>
      </w:pPr>
      <w:r>
        <w:rPr>
          <w:rStyle w:val="CommentReference"/>
        </w:rPr>
        <w:annotationRef/>
      </w:r>
      <w:r>
        <w:t>Table appears to switch between % and concentrations</w:t>
      </w:r>
    </w:p>
  </w:comment>
  <w:comment w:id="100" w:author="Anita Rajamani" w:date="2017-09-07T16:05:00Z" w:initials="AR">
    <w:p w14:paraId="2A14B8C1" w14:textId="0F6A8F78" w:rsidR="005B5BB3" w:rsidRDefault="005B5BB3">
      <w:pPr>
        <w:pStyle w:val="CommentText"/>
      </w:pPr>
      <w:r>
        <w:rPr>
          <w:rStyle w:val="CommentReference"/>
        </w:rPr>
        <w:annotationRef/>
      </w:r>
      <w:r>
        <w:t>Is it more meaningful to use percentages or total abundance?  Why are they different?</w:t>
      </w:r>
    </w:p>
    <w:p w14:paraId="060EAEE3" w14:textId="46DCE59B" w:rsidR="005B5BB3" w:rsidRDefault="005B5BB3">
      <w:pPr>
        <w:pStyle w:val="CommentText"/>
      </w:pPr>
      <w:r>
        <w:t>Does the proportion of oxylipins change as well?</w:t>
      </w:r>
    </w:p>
    <w:p w14:paraId="236133D7" w14:textId="357E4C64" w:rsidR="005B5BB3" w:rsidRDefault="005B5BB3">
      <w:pPr>
        <w:pStyle w:val="CommentText"/>
      </w:pPr>
      <w:r>
        <w:t xml:space="preserve">Look at Newman paper </w:t>
      </w:r>
    </w:p>
  </w:comment>
  <w:comment w:id="101" w:author="Tony" w:date="2017-08-23T15:48:00Z" w:initials="T">
    <w:p w14:paraId="0922E37F" w14:textId="77777777" w:rsidR="0084048C" w:rsidRDefault="0084048C">
      <w:pPr>
        <w:pStyle w:val="CommentText"/>
      </w:pPr>
      <w:r>
        <w:rPr>
          <w:rStyle w:val="CommentReference"/>
        </w:rPr>
        <w:annotationRef/>
      </w:r>
      <w:r>
        <w:t>is sEH required for conversion to diols—are these generally anti-inflammatory?</w:t>
      </w:r>
    </w:p>
  </w:comment>
  <w:comment w:id="172" w:author="Tony" w:date="2017-08-23T15:48:00Z" w:initials="T">
    <w:p w14:paraId="7773D6AD" w14:textId="77777777" w:rsidR="0084048C" w:rsidRDefault="0084048C">
      <w:pPr>
        <w:pStyle w:val="CommentText"/>
      </w:pPr>
      <w:r>
        <w:rPr>
          <w:rStyle w:val="CommentReference"/>
        </w:rPr>
        <w:annotationRef/>
      </w:r>
      <w:r>
        <w:t>As the samples are already listed as F- or PP, color coding by pro or anti would be useful</w:t>
      </w:r>
    </w:p>
  </w:comment>
  <w:comment w:id="271" w:author="Anita Rajamani" w:date="2017-08-23T21:48:00Z" w:initials="AR">
    <w:p w14:paraId="31FFAAFA" w14:textId="77777777" w:rsidR="0084048C" w:rsidRDefault="0084048C">
      <w:pPr>
        <w:pStyle w:val="CommentText"/>
      </w:pPr>
      <w:r>
        <w:rPr>
          <w:rStyle w:val="CommentReference"/>
        </w:rPr>
        <w:annotationRef/>
      </w:r>
      <w:r>
        <w:t>Predominantly EPA derived metabolites (EPA, 12 HEPE, 9HEPE, 11,12 EpETE, % EPA NE)</w:t>
      </w:r>
    </w:p>
  </w:comment>
  <w:comment w:id="315" w:author="Anita Rajamani" w:date="2017-08-23T21:58:00Z" w:initials="AR">
    <w:p w14:paraId="384F03AD" w14:textId="77777777" w:rsidR="0084048C" w:rsidRDefault="0084048C">
      <w:pPr>
        <w:pStyle w:val="CommentText"/>
      </w:pPr>
      <w:r>
        <w:rPr>
          <w:rStyle w:val="CommentReference"/>
        </w:rPr>
        <w:annotationRef/>
      </w:r>
      <w:r>
        <w:t xml:space="preserve">This analysis seems consistent. It seems to add few LA derived Diols as important discriminator. </w:t>
      </w:r>
    </w:p>
  </w:comment>
  <w:comment w:id="316" w:author="Anita Rajamani" w:date="2017-08-23T22:04:00Z" w:initials="AR">
    <w:p w14:paraId="4A4CC8EE" w14:textId="77777777" w:rsidR="0084048C" w:rsidRDefault="0084048C">
      <w:pPr>
        <w:pStyle w:val="CommentText"/>
      </w:pPr>
      <w:r>
        <w:rPr>
          <w:rStyle w:val="CommentReference"/>
        </w:rPr>
        <w:annotationRef/>
      </w:r>
      <w:r>
        <w:t xml:space="preserve">There no importance to any EPA derived oxylipins in this analysis.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EBB1EB" w15:done="0"/>
  <w15:commentEx w15:paraId="50D4E466" w15:done="0"/>
  <w15:commentEx w15:paraId="2DE9A100" w15:done="0"/>
  <w15:commentEx w15:paraId="7C99DBF3" w15:done="0"/>
  <w15:commentEx w15:paraId="3597EFE4" w15:done="0"/>
  <w15:commentEx w15:paraId="20DAC5FC" w15:done="0"/>
  <w15:commentEx w15:paraId="03EA2B51" w15:done="0"/>
  <w15:commentEx w15:paraId="2E881A17" w15:done="0"/>
  <w15:commentEx w15:paraId="365DA339" w15:done="0"/>
  <w15:commentEx w15:paraId="414B8465" w15:done="0"/>
  <w15:commentEx w15:paraId="236133D7" w15:done="0"/>
  <w15:commentEx w15:paraId="0922E37F" w15:done="0"/>
  <w15:commentEx w15:paraId="7773D6AD" w15:done="0"/>
  <w15:commentEx w15:paraId="31FFAAFA" w15:done="0"/>
  <w15:commentEx w15:paraId="384F03AD" w15:done="0"/>
  <w15:commentEx w15:paraId="4A4CC8EE" w15:paraIdParent="384F03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EBB1EB" w16cid:durableId="1D5BDDB7"/>
  <w16cid:commentId w16cid:paraId="50D4E466" w16cid:durableId="1D5BDDC8"/>
  <w16cid:commentId w16cid:paraId="2DE9A100" w16cid:durableId="1D48768C"/>
  <w16cid:commentId w16cid:paraId="7C99DBF3" w16cid:durableId="1D48768E"/>
  <w16cid:commentId w16cid:paraId="3597EFE4" w16cid:durableId="1D48768F"/>
  <w16cid:commentId w16cid:paraId="20DAC5FC" w16cid:durableId="1D487690"/>
  <w16cid:commentId w16cid:paraId="03EA2B51" w16cid:durableId="1D487691"/>
  <w16cid:commentId w16cid:paraId="414B8465" w16cid:durableId="1D487692"/>
  <w16cid:commentId w16cid:paraId="236133D7" w16cid:durableId="1D5BECC3"/>
  <w16cid:commentId w16cid:paraId="0922E37F" w16cid:durableId="1D487693"/>
  <w16cid:commentId w16cid:paraId="7773D6AD" w16cid:durableId="1D487695"/>
  <w16cid:commentId w16cid:paraId="31FFAAFA" w16cid:durableId="1D4876B3"/>
  <w16cid:commentId w16cid:paraId="384F03AD" w16cid:durableId="1D4878FF"/>
  <w16cid:commentId w16cid:paraId="4A4CC8EE" w16cid:durableId="1D487A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0E326" w14:textId="77777777" w:rsidR="006D78F7" w:rsidRDefault="006D78F7" w:rsidP="001C2D85">
      <w:pPr>
        <w:spacing w:after="0" w:line="240" w:lineRule="auto"/>
      </w:pPr>
      <w:r>
        <w:separator/>
      </w:r>
    </w:p>
  </w:endnote>
  <w:endnote w:type="continuationSeparator" w:id="0">
    <w:p w14:paraId="67E0C82B" w14:textId="77777777" w:rsidR="006D78F7" w:rsidRDefault="006D78F7" w:rsidP="001C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C2927" w14:textId="77777777" w:rsidR="006D78F7" w:rsidRDefault="006D78F7" w:rsidP="001C2D85">
      <w:pPr>
        <w:spacing w:after="0" w:line="240" w:lineRule="auto"/>
      </w:pPr>
      <w:r>
        <w:separator/>
      </w:r>
    </w:p>
  </w:footnote>
  <w:footnote w:type="continuationSeparator" w:id="0">
    <w:p w14:paraId="221C329B" w14:textId="77777777" w:rsidR="006D78F7" w:rsidRDefault="006D78F7" w:rsidP="001C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E20D3"/>
    <w:multiLevelType w:val="hybridMultilevel"/>
    <w:tmpl w:val="7E282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C6F6C"/>
    <w:multiLevelType w:val="hybridMultilevel"/>
    <w:tmpl w:val="7E4A39D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D0528D"/>
    <w:multiLevelType w:val="hybridMultilevel"/>
    <w:tmpl w:val="542A2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01C52"/>
    <w:multiLevelType w:val="hybridMultilevel"/>
    <w:tmpl w:val="6248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24157"/>
    <w:multiLevelType w:val="hybridMultilevel"/>
    <w:tmpl w:val="B5F0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B5B31"/>
    <w:multiLevelType w:val="hybridMultilevel"/>
    <w:tmpl w:val="4A20F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E563F"/>
    <w:multiLevelType w:val="hybridMultilevel"/>
    <w:tmpl w:val="6400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89148F"/>
    <w:multiLevelType w:val="hybridMultilevel"/>
    <w:tmpl w:val="EE5AAFF8"/>
    <w:lvl w:ilvl="0" w:tplc="6FE66B0C">
      <w:start w:val="1"/>
      <w:numFmt w:val="bullet"/>
      <w:lvlText w:val="•"/>
      <w:lvlJc w:val="left"/>
      <w:pPr>
        <w:tabs>
          <w:tab w:val="num" w:pos="720"/>
        </w:tabs>
        <w:ind w:left="720" w:hanging="360"/>
      </w:pPr>
      <w:rPr>
        <w:rFonts w:ascii="Arial" w:hAnsi="Arial" w:hint="default"/>
      </w:rPr>
    </w:lvl>
    <w:lvl w:ilvl="1" w:tplc="38521F36" w:tentative="1">
      <w:start w:val="1"/>
      <w:numFmt w:val="bullet"/>
      <w:lvlText w:val="•"/>
      <w:lvlJc w:val="left"/>
      <w:pPr>
        <w:tabs>
          <w:tab w:val="num" w:pos="1440"/>
        </w:tabs>
        <w:ind w:left="1440" w:hanging="360"/>
      </w:pPr>
      <w:rPr>
        <w:rFonts w:ascii="Arial" w:hAnsi="Arial" w:hint="default"/>
      </w:rPr>
    </w:lvl>
    <w:lvl w:ilvl="2" w:tplc="AED479F0" w:tentative="1">
      <w:start w:val="1"/>
      <w:numFmt w:val="bullet"/>
      <w:lvlText w:val="•"/>
      <w:lvlJc w:val="left"/>
      <w:pPr>
        <w:tabs>
          <w:tab w:val="num" w:pos="2160"/>
        </w:tabs>
        <w:ind w:left="2160" w:hanging="360"/>
      </w:pPr>
      <w:rPr>
        <w:rFonts w:ascii="Arial" w:hAnsi="Arial" w:hint="default"/>
      </w:rPr>
    </w:lvl>
    <w:lvl w:ilvl="3" w:tplc="5AF6FBFA" w:tentative="1">
      <w:start w:val="1"/>
      <w:numFmt w:val="bullet"/>
      <w:lvlText w:val="•"/>
      <w:lvlJc w:val="left"/>
      <w:pPr>
        <w:tabs>
          <w:tab w:val="num" w:pos="2880"/>
        </w:tabs>
        <w:ind w:left="2880" w:hanging="360"/>
      </w:pPr>
      <w:rPr>
        <w:rFonts w:ascii="Arial" w:hAnsi="Arial" w:hint="default"/>
      </w:rPr>
    </w:lvl>
    <w:lvl w:ilvl="4" w:tplc="5044B81C" w:tentative="1">
      <w:start w:val="1"/>
      <w:numFmt w:val="bullet"/>
      <w:lvlText w:val="•"/>
      <w:lvlJc w:val="left"/>
      <w:pPr>
        <w:tabs>
          <w:tab w:val="num" w:pos="3600"/>
        </w:tabs>
        <w:ind w:left="3600" w:hanging="360"/>
      </w:pPr>
      <w:rPr>
        <w:rFonts w:ascii="Arial" w:hAnsi="Arial" w:hint="default"/>
      </w:rPr>
    </w:lvl>
    <w:lvl w:ilvl="5" w:tplc="8326DFD6" w:tentative="1">
      <w:start w:val="1"/>
      <w:numFmt w:val="bullet"/>
      <w:lvlText w:val="•"/>
      <w:lvlJc w:val="left"/>
      <w:pPr>
        <w:tabs>
          <w:tab w:val="num" w:pos="4320"/>
        </w:tabs>
        <w:ind w:left="4320" w:hanging="360"/>
      </w:pPr>
      <w:rPr>
        <w:rFonts w:ascii="Arial" w:hAnsi="Arial" w:hint="default"/>
      </w:rPr>
    </w:lvl>
    <w:lvl w:ilvl="6" w:tplc="AD9A939C" w:tentative="1">
      <w:start w:val="1"/>
      <w:numFmt w:val="bullet"/>
      <w:lvlText w:val="•"/>
      <w:lvlJc w:val="left"/>
      <w:pPr>
        <w:tabs>
          <w:tab w:val="num" w:pos="5040"/>
        </w:tabs>
        <w:ind w:left="5040" w:hanging="360"/>
      </w:pPr>
      <w:rPr>
        <w:rFonts w:ascii="Arial" w:hAnsi="Arial" w:hint="default"/>
      </w:rPr>
    </w:lvl>
    <w:lvl w:ilvl="7" w:tplc="42C6229E" w:tentative="1">
      <w:start w:val="1"/>
      <w:numFmt w:val="bullet"/>
      <w:lvlText w:val="•"/>
      <w:lvlJc w:val="left"/>
      <w:pPr>
        <w:tabs>
          <w:tab w:val="num" w:pos="5760"/>
        </w:tabs>
        <w:ind w:left="5760" w:hanging="360"/>
      </w:pPr>
      <w:rPr>
        <w:rFonts w:ascii="Arial" w:hAnsi="Arial" w:hint="default"/>
      </w:rPr>
    </w:lvl>
    <w:lvl w:ilvl="8" w:tplc="701427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09E600D"/>
    <w:multiLevelType w:val="hybridMultilevel"/>
    <w:tmpl w:val="3D72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F77514"/>
    <w:multiLevelType w:val="hybridMultilevel"/>
    <w:tmpl w:val="B560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D0CF4"/>
    <w:multiLevelType w:val="hybridMultilevel"/>
    <w:tmpl w:val="5F52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E80311"/>
    <w:multiLevelType w:val="hybridMultilevel"/>
    <w:tmpl w:val="811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F0994"/>
    <w:multiLevelType w:val="hybridMultilevel"/>
    <w:tmpl w:val="2F12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7"/>
  </w:num>
  <w:num w:numId="5">
    <w:abstractNumId w:val="5"/>
  </w:num>
  <w:num w:numId="6">
    <w:abstractNumId w:val="9"/>
  </w:num>
  <w:num w:numId="7">
    <w:abstractNumId w:val="6"/>
  </w:num>
  <w:num w:numId="8">
    <w:abstractNumId w:val="3"/>
  </w:num>
  <w:num w:numId="9">
    <w:abstractNumId w:val="2"/>
  </w:num>
  <w:num w:numId="10">
    <w:abstractNumId w:val="8"/>
  </w:num>
  <w:num w:numId="11">
    <w:abstractNumId w:val="12"/>
  </w:num>
  <w:num w:numId="12">
    <w:abstractNumId w:val="4"/>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ita Rajamani">
    <w15:presenceInfo w15:providerId="Windows Live" w15:userId="c13ac03b34aa1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AC1"/>
    <w:rsid w:val="000065BB"/>
    <w:rsid w:val="00020BC5"/>
    <w:rsid w:val="0002572B"/>
    <w:rsid w:val="00027348"/>
    <w:rsid w:val="00033C9A"/>
    <w:rsid w:val="00037ABE"/>
    <w:rsid w:val="000462FC"/>
    <w:rsid w:val="00047377"/>
    <w:rsid w:val="00047914"/>
    <w:rsid w:val="000505D1"/>
    <w:rsid w:val="00050DB5"/>
    <w:rsid w:val="00053A77"/>
    <w:rsid w:val="0006024F"/>
    <w:rsid w:val="000640B1"/>
    <w:rsid w:val="00064989"/>
    <w:rsid w:val="00072AEE"/>
    <w:rsid w:val="00072B37"/>
    <w:rsid w:val="00076501"/>
    <w:rsid w:val="00081AAB"/>
    <w:rsid w:val="000832F8"/>
    <w:rsid w:val="00093454"/>
    <w:rsid w:val="000B6784"/>
    <w:rsid w:val="000C1F20"/>
    <w:rsid w:val="000D6E6A"/>
    <w:rsid w:val="000D757B"/>
    <w:rsid w:val="000E69A5"/>
    <w:rsid w:val="000F31D1"/>
    <w:rsid w:val="000F3E58"/>
    <w:rsid w:val="000F72D5"/>
    <w:rsid w:val="00103504"/>
    <w:rsid w:val="001135B5"/>
    <w:rsid w:val="00115469"/>
    <w:rsid w:val="00116107"/>
    <w:rsid w:val="001173AB"/>
    <w:rsid w:val="00122040"/>
    <w:rsid w:val="0012531A"/>
    <w:rsid w:val="0013150A"/>
    <w:rsid w:val="001335DB"/>
    <w:rsid w:val="00134C4B"/>
    <w:rsid w:val="001402B1"/>
    <w:rsid w:val="00140F24"/>
    <w:rsid w:val="001510B9"/>
    <w:rsid w:val="00154F6C"/>
    <w:rsid w:val="0015573C"/>
    <w:rsid w:val="001609E0"/>
    <w:rsid w:val="00161728"/>
    <w:rsid w:val="0016282B"/>
    <w:rsid w:val="00163B75"/>
    <w:rsid w:val="00172387"/>
    <w:rsid w:val="001867AB"/>
    <w:rsid w:val="00196009"/>
    <w:rsid w:val="00197957"/>
    <w:rsid w:val="001A493D"/>
    <w:rsid w:val="001A7AEE"/>
    <w:rsid w:val="001B0320"/>
    <w:rsid w:val="001B5103"/>
    <w:rsid w:val="001B6366"/>
    <w:rsid w:val="001B78EB"/>
    <w:rsid w:val="001C1987"/>
    <w:rsid w:val="001C2D85"/>
    <w:rsid w:val="001C361A"/>
    <w:rsid w:val="001C5FE3"/>
    <w:rsid w:val="001C7B83"/>
    <w:rsid w:val="001D1C4F"/>
    <w:rsid w:val="001D1DF5"/>
    <w:rsid w:val="001D6765"/>
    <w:rsid w:val="001E0C65"/>
    <w:rsid w:val="001E160A"/>
    <w:rsid w:val="001E2C00"/>
    <w:rsid w:val="001E3FB9"/>
    <w:rsid w:val="001F0BAF"/>
    <w:rsid w:val="001F5633"/>
    <w:rsid w:val="001F6E21"/>
    <w:rsid w:val="0020055B"/>
    <w:rsid w:val="00206B3B"/>
    <w:rsid w:val="00207FF6"/>
    <w:rsid w:val="00211B11"/>
    <w:rsid w:val="00211CD9"/>
    <w:rsid w:val="00211D74"/>
    <w:rsid w:val="00212C18"/>
    <w:rsid w:val="002162CA"/>
    <w:rsid w:val="002267A9"/>
    <w:rsid w:val="00232C9C"/>
    <w:rsid w:val="00233F14"/>
    <w:rsid w:val="002343DB"/>
    <w:rsid w:val="0024246F"/>
    <w:rsid w:val="00244777"/>
    <w:rsid w:val="00245D0E"/>
    <w:rsid w:val="00264F4D"/>
    <w:rsid w:val="00266042"/>
    <w:rsid w:val="00286E6A"/>
    <w:rsid w:val="002908BC"/>
    <w:rsid w:val="002946CC"/>
    <w:rsid w:val="002A211A"/>
    <w:rsid w:val="002A264F"/>
    <w:rsid w:val="002A61BD"/>
    <w:rsid w:val="002A7487"/>
    <w:rsid w:val="002C6F61"/>
    <w:rsid w:val="002F0244"/>
    <w:rsid w:val="002F10A4"/>
    <w:rsid w:val="003010BB"/>
    <w:rsid w:val="003028F4"/>
    <w:rsid w:val="003042B1"/>
    <w:rsid w:val="003176FF"/>
    <w:rsid w:val="003268CF"/>
    <w:rsid w:val="0034097A"/>
    <w:rsid w:val="00342EE6"/>
    <w:rsid w:val="00344878"/>
    <w:rsid w:val="00344969"/>
    <w:rsid w:val="00344AFD"/>
    <w:rsid w:val="00345A96"/>
    <w:rsid w:val="003475C3"/>
    <w:rsid w:val="00351A68"/>
    <w:rsid w:val="00364AC1"/>
    <w:rsid w:val="0037428C"/>
    <w:rsid w:val="00376F9C"/>
    <w:rsid w:val="00380A39"/>
    <w:rsid w:val="00380E6E"/>
    <w:rsid w:val="00386F79"/>
    <w:rsid w:val="003870A9"/>
    <w:rsid w:val="00393384"/>
    <w:rsid w:val="00394584"/>
    <w:rsid w:val="00394786"/>
    <w:rsid w:val="003A2469"/>
    <w:rsid w:val="003A2675"/>
    <w:rsid w:val="003A5538"/>
    <w:rsid w:val="003B11C6"/>
    <w:rsid w:val="003B423F"/>
    <w:rsid w:val="003C0760"/>
    <w:rsid w:val="003D1495"/>
    <w:rsid w:val="003D47F4"/>
    <w:rsid w:val="003E04F4"/>
    <w:rsid w:val="003E0AC8"/>
    <w:rsid w:val="003E4CA7"/>
    <w:rsid w:val="003E61D3"/>
    <w:rsid w:val="003F6B7E"/>
    <w:rsid w:val="00404E8E"/>
    <w:rsid w:val="00411E8C"/>
    <w:rsid w:val="00414F4F"/>
    <w:rsid w:val="00417068"/>
    <w:rsid w:val="004405CD"/>
    <w:rsid w:val="00441271"/>
    <w:rsid w:val="0044359D"/>
    <w:rsid w:val="00447F8B"/>
    <w:rsid w:val="00455F05"/>
    <w:rsid w:val="004654DD"/>
    <w:rsid w:val="00480275"/>
    <w:rsid w:val="00482FF3"/>
    <w:rsid w:val="00484406"/>
    <w:rsid w:val="0048605D"/>
    <w:rsid w:val="00486CFA"/>
    <w:rsid w:val="00491D44"/>
    <w:rsid w:val="00493FE2"/>
    <w:rsid w:val="00497638"/>
    <w:rsid w:val="004A553E"/>
    <w:rsid w:val="004B092A"/>
    <w:rsid w:val="004B6F98"/>
    <w:rsid w:val="004B728C"/>
    <w:rsid w:val="004C28F0"/>
    <w:rsid w:val="004C7010"/>
    <w:rsid w:val="004C777F"/>
    <w:rsid w:val="004D3FB7"/>
    <w:rsid w:val="004D63B5"/>
    <w:rsid w:val="004F2439"/>
    <w:rsid w:val="004F5C22"/>
    <w:rsid w:val="00512131"/>
    <w:rsid w:val="00514358"/>
    <w:rsid w:val="00530AF9"/>
    <w:rsid w:val="00531F85"/>
    <w:rsid w:val="005404F0"/>
    <w:rsid w:val="00544F5A"/>
    <w:rsid w:val="00546102"/>
    <w:rsid w:val="005503C4"/>
    <w:rsid w:val="00552C83"/>
    <w:rsid w:val="00555A7B"/>
    <w:rsid w:val="0055776D"/>
    <w:rsid w:val="00557C49"/>
    <w:rsid w:val="00564B48"/>
    <w:rsid w:val="0056671B"/>
    <w:rsid w:val="00577D13"/>
    <w:rsid w:val="0058150E"/>
    <w:rsid w:val="00585B10"/>
    <w:rsid w:val="00591D92"/>
    <w:rsid w:val="00591F46"/>
    <w:rsid w:val="005A5456"/>
    <w:rsid w:val="005A6D03"/>
    <w:rsid w:val="005B5BB3"/>
    <w:rsid w:val="005B75A9"/>
    <w:rsid w:val="005C7839"/>
    <w:rsid w:val="005E6040"/>
    <w:rsid w:val="005F15A3"/>
    <w:rsid w:val="005F726B"/>
    <w:rsid w:val="00600B74"/>
    <w:rsid w:val="00601E30"/>
    <w:rsid w:val="006040C2"/>
    <w:rsid w:val="006064CA"/>
    <w:rsid w:val="006112C9"/>
    <w:rsid w:val="00612E23"/>
    <w:rsid w:val="00614EB6"/>
    <w:rsid w:val="00615078"/>
    <w:rsid w:val="0061533B"/>
    <w:rsid w:val="006168F0"/>
    <w:rsid w:val="00625006"/>
    <w:rsid w:val="0062663A"/>
    <w:rsid w:val="0063075B"/>
    <w:rsid w:val="006312FC"/>
    <w:rsid w:val="0063250C"/>
    <w:rsid w:val="006334E3"/>
    <w:rsid w:val="0064217F"/>
    <w:rsid w:val="006435B3"/>
    <w:rsid w:val="006452F3"/>
    <w:rsid w:val="006579DE"/>
    <w:rsid w:val="00662D4D"/>
    <w:rsid w:val="00670B70"/>
    <w:rsid w:val="006717E6"/>
    <w:rsid w:val="00680797"/>
    <w:rsid w:val="00680F2D"/>
    <w:rsid w:val="00684EED"/>
    <w:rsid w:val="0069315B"/>
    <w:rsid w:val="006B0C20"/>
    <w:rsid w:val="006B4CA5"/>
    <w:rsid w:val="006B5A16"/>
    <w:rsid w:val="006B7EB3"/>
    <w:rsid w:val="006C1878"/>
    <w:rsid w:val="006C4383"/>
    <w:rsid w:val="006C55F8"/>
    <w:rsid w:val="006D78F7"/>
    <w:rsid w:val="006D7BA1"/>
    <w:rsid w:val="006F30EE"/>
    <w:rsid w:val="006F3ADC"/>
    <w:rsid w:val="006F47C6"/>
    <w:rsid w:val="006F5350"/>
    <w:rsid w:val="006F63A7"/>
    <w:rsid w:val="0070174C"/>
    <w:rsid w:val="00701C3F"/>
    <w:rsid w:val="00703CF9"/>
    <w:rsid w:val="00704053"/>
    <w:rsid w:val="00705E7F"/>
    <w:rsid w:val="007067E3"/>
    <w:rsid w:val="0071589C"/>
    <w:rsid w:val="00723F47"/>
    <w:rsid w:val="007342C4"/>
    <w:rsid w:val="007535B2"/>
    <w:rsid w:val="007663EE"/>
    <w:rsid w:val="00766C34"/>
    <w:rsid w:val="00771D05"/>
    <w:rsid w:val="00777B27"/>
    <w:rsid w:val="00786539"/>
    <w:rsid w:val="00790839"/>
    <w:rsid w:val="007927BD"/>
    <w:rsid w:val="00793CB0"/>
    <w:rsid w:val="00793FEB"/>
    <w:rsid w:val="00797F95"/>
    <w:rsid w:val="007A02F1"/>
    <w:rsid w:val="007A29F3"/>
    <w:rsid w:val="007C29F1"/>
    <w:rsid w:val="007C2C37"/>
    <w:rsid w:val="007C3AD7"/>
    <w:rsid w:val="007C3DBA"/>
    <w:rsid w:val="007C66C3"/>
    <w:rsid w:val="007D0466"/>
    <w:rsid w:val="007D09E8"/>
    <w:rsid w:val="007D0C5B"/>
    <w:rsid w:val="007D12D2"/>
    <w:rsid w:val="007D5E3A"/>
    <w:rsid w:val="007E00F7"/>
    <w:rsid w:val="007E120F"/>
    <w:rsid w:val="007E2075"/>
    <w:rsid w:val="007E2A2D"/>
    <w:rsid w:val="007E524E"/>
    <w:rsid w:val="007E7EE8"/>
    <w:rsid w:val="007F62EE"/>
    <w:rsid w:val="007F74D9"/>
    <w:rsid w:val="007F7B84"/>
    <w:rsid w:val="008028C0"/>
    <w:rsid w:val="00803AAC"/>
    <w:rsid w:val="00803D60"/>
    <w:rsid w:val="00805F25"/>
    <w:rsid w:val="008063D3"/>
    <w:rsid w:val="008119DC"/>
    <w:rsid w:val="00812167"/>
    <w:rsid w:val="008145E7"/>
    <w:rsid w:val="00816615"/>
    <w:rsid w:val="008175B1"/>
    <w:rsid w:val="00822661"/>
    <w:rsid w:val="00827375"/>
    <w:rsid w:val="008316E1"/>
    <w:rsid w:val="0083261F"/>
    <w:rsid w:val="0084048C"/>
    <w:rsid w:val="00843E4A"/>
    <w:rsid w:val="00847D01"/>
    <w:rsid w:val="00847DA5"/>
    <w:rsid w:val="008505C1"/>
    <w:rsid w:val="00853355"/>
    <w:rsid w:val="008609E5"/>
    <w:rsid w:val="00865229"/>
    <w:rsid w:val="0087072F"/>
    <w:rsid w:val="00871D72"/>
    <w:rsid w:val="0087365E"/>
    <w:rsid w:val="008758CB"/>
    <w:rsid w:val="00876930"/>
    <w:rsid w:val="008869A0"/>
    <w:rsid w:val="008876AA"/>
    <w:rsid w:val="00891C25"/>
    <w:rsid w:val="008924CC"/>
    <w:rsid w:val="00895261"/>
    <w:rsid w:val="008B0B40"/>
    <w:rsid w:val="008C0F41"/>
    <w:rsid w:val="008C296D"/>
    <w:rsid w:val="008D5A0F"/>
    <w:rsid w:val="008D61D1"/>
    <w:rsid w:val="008D72B7"/>
    <w:rsid w:val="008D76D1"/>
    <w:rsid w:val="008E0ECB"/>
    <w:rsid w:val="008F2B40"/>
    <w:rsid w:val="008F5136"/>
    <w:rsid w:val="008F5427"/>
    <w:rsid w:val="008F58AA"/>
    <w:rsid w:val="008F6944"/>
    <w:rsid w:val="008F73B8"/>
    <w:rsid w:val="00924CD6"/>
    <w:rsid w:val="0093034A"/>
    <w:rsid w:val="009337AB"/>
    <w:rsid w:val="009425EE"/>
    <w:rsid w:val="0094340A"/>
    <w:rsid w:val="00943D4D"/>
    <w:rsid w:val="00951BDE"/>
    <w:rsid w:val="00957358"/>
    <w:rsid w:val="00971A88"/>
    <w:rsid w:val="00972744"/>
    <w:rsid w:val="00972CBA"/>
    <w:rsid w:val="00984D09"/>
    <w:rsid w:val="009877B0"/>
    <w:rsid w:val="009912AB"/>
    <w:rsid w:val="009A21B2"/>
    <w:rsid w:val="009A3E5A"/>
    <w:rsid w:val="009B05B3"/>
    <w:rsid w:val="009B584F"/>
    <w:rsid w:val="009B7322"/>
    <w:rsid w:val="009C078C"/>
    <w:rsid w:val="009C183B"/>
    <w:rsid w:val="009C1FE5"/>
    <w:rsid w:val="009C78D5"/>
    <w:rsid w:val="009D0793"/>
    <w:rsid w:val="009D36B9"/>
    <w:rsid w:val="009E0FBF"/>
    <w:rsid w:val="009E1F2B"/>
    <w:rsid w:val="009E6791"/>
    <w:rsid w:val="009E762C"/>
    <w:rsid w:val="009F568A"/>
    <w:rsid w:val="009F65AD"/>
    <w:rsid w:val="00A03878"/>
    <w:rsid w:val="00A049C8"/>
    <w:rsid w:val="00A10286"/>
    <w:rsid w:val="00A144DE"/>
    <w:rsid w:val="00A14871"/>
    <w:rsid w:val="00A17A21"/>
    <w:rsid w:val="00A226B0"/>
    <w:rsid w:val="00A23230"/>
    <w:rsid w:val="00A25211"/>
    <w:rsid w:val="00A26F88"/>
    <w:rsid w:val="00A2799D"/>
    <w:rsid w:val="00A34F8B"/>
    <w:rsid w:val="00A41675"/>
    <w:rsid w:val="00A42754"/>
    <w:rsid w:val="00A53D07"/>
    <w:rsid w:val="00A63021"/>
    <w:rsid w:val="00A632A1"/>
    <w:rsid w:val="00A65228"/>
    <w:rsid w:val="00A67B80"/>
    <w:rsid w:val="00A71FFB"/>
    <w:rsid w:val="00A82690"/>
    <w:rsid w:val="00A94BB7"/>
    <w:rsid w:val="00A97DF0"/>
    <w:rsid w:val="00AA76DE"/>
    <w:rsid w:val="00AA7E75"/>
    <w:rsid w:val="00AC24AD"/>
    <w:rsid w:val="00AD03CA"/>
    <w:rsid w:val="00AD2D2A"/>
    <w:rsid w:val="00AD7C26"/>
    <w:rsid w:val="00AD7CCD"/>
    <w:rsid w:val="00AE5839"/>
    <w:rsid w:val="00AE781C"/>
    <w:rsid w:val="00B016F9"/>
    <w:rsid w:val="00B02385"/>
    <w:rsid w:val="00B14F28"/>
    <w:rsid w:val="00B16121"/>
    <w:rsid w:val="00B32970"/>
    <w:rsid w:val="00B33955"/>
    <w:rsid w:val="00B4669C"/>
    <w:rsid w:val="00B474A3"/>
    <w:rsid w:val="00B53C13"/>
    <w:rsid w:val="00B55D5B"/>
    <w:rsid w:val="00B56147"/>
    <w:rsid w:val="00B56B84"/>
    <w:rsid w:val="00B607F9"/>
    <w:rsid w:val="00B65853"/>
    <w:rsid w:val="00B6679C"/>
    <w:rsid w:val="00B67295"/>
    <w:rsid w:val="00B75E93"/>
    <w:rsid w:val="00B76AF4"/>
    <w:rsid w:val="00B81B41"/>
    <w:rsid w:val="00B87DD3"/>
    <w:rsid w:val="00B90213"/>
    <w:rsid w:val="00B907FF"/>
    <w:rsid w:val="00B91AB4"/>
    <w:rsid w:val="00B92C15"/>
    <w:rsid w:val="00B936C2"/>
    <w:rsid w:val="00B94282"/>
    <w:rsid w:val="00B945E0"/>
    <w:rsid w:val="00BA5C51"/>
    <w:rsid w:val="00BC1467"/>
    <w:rsid w:val="00BC6E27"/>
    <w:rsid w:val="00BD5018"/>
    <w:rsid w:val="00BE2A87"/>
    <w:rsid w:val="00BE3646"/>
    <w:rsid w:val="00BE7A08"/>
    <w:rsid w:val="00BF4CA0"/>
    <w:rsid w:val="00BF690C"/>
    <w:rsid w:val="00C0009B"/>
    <w:rsid w:val="00C00640"/>
    <w:rsid w:val="00C0236A"/>
    <w:rsid w:val="00C04908"/>
    <w:rsid w:val="00C11206"/>
    <w:rsid w:val="00C11BA0"/>
    <w:rsid w:val="00C2045C"/>
    <w:rsid w:val="00C25AD7"/>
    <w:rsid w:val="00C40352"/>
    <w:rsid w:val="00C41D64"/>
    <w:rsid w:val="00C44980"/>
    <w:rsid w:val="00C56705"/>
    <w:rsid w:val="00C66A62"/>
    <w:rsid w:val="00C67F99"/>
    <w:rsid w:val="00C71FFE"/>
    <w:rsid w:val="00C73533"/>
    <w:rsid w:val="00C7470E"/>
    <w:rsid w:val="00C7568C"/>
    <w:rsid w:val="00C75CDC"/>
    <w:rsid w:val="00C84771"/>
    <w:rsid w:val="00C91585"/>
    <w:rsid w:val="00C93D82"/>
    <w:rsid w:val="00C94055"/>
    <w:rsid w:val="00CA3949"/>
    <w:rsid w:val="00CB6C80"/>
    <w:rsid w:val="00CC478F"/>
    <w:rsid w:val="00CD339C"/>
    <w:rsid w:val="00CE23EB"/>
    <w:rsid w:val="00CE4CD6"/>
    <w:rsid w:val="00CF0878"/>
    <w:rsid w:val="00CF0FD6"/>
    <w:rsid w:val="00CF5053"/>
    <w:rsid w:val="00CF55A2"/>
    <w:rsid w:val="00CF7A13"/>
    <w:rsid w:val="00D01903"/>
    <w:rsid w:val="00D062AC"/>
    <w:rsid w:val="00D1361E"/>
    <w:rsid w:val="00D203F8"/>
    <w:rsid w:val="00D20685"/>
    <w:rsid w:val="00D24EE8"/>
    <w:rsid w:val="00D26235"/>
    <w:rsid w:val="00D42982"/>
    <w:rsid w:val="00D42DE6"/>
    <w:rsid w:val="00D467C2"/>
    <w:rsid w:val="00D47FDF"/>
    <w:rsid w:val="00D56631"/>
    <w:rsid w:val="00D57BD6"/>
    <w:rsid w:val="00D62543"/>
    <w:rsid w:val="00D65A00"/>
    <w:rsid w:val="00D67395"/>
    <w:rsid w:val="00D74645"/>
    <w:rsid w:val="00D7652E"/>
    <w:rsid w:val="00D77109"/>
    <w:rsid w:val="00D775B0"/>
    <w:rsid w:val="00D77AF4"/>
    <w:rsid w:val="00D801D9"/>
    <w:rsid w:val="00D8279F"/>
    <w:rsid w:val="00D84988"/>
    <w:rsid w:val="00D85767"/>
    <w:rsid w:val="00D878CC"/>
    <w:rsid w:val="00D91CC1"/>
    <w:rsid w:val="00D92477"/>
    <w:rsid w:val="00D92E26"/>
    <w:rsid w:val="00D9668B"/>
    <w:rsid w:val="00DA1BA1"/>
    <w:rsid w:val="00DA5CB2"/>
    <w:rsid w:val="00DB7D8F"/>
    <w:rsid w:val="00DC0D92"/>
    <w:rsid w:val="00DC345D"/>
    <w:rsid w:val="00DD1535"/>
    <w:rsid w:val="00DD5E17"/>
    <w:rsid w:val="00DD6788"/>
    <w:rsid w:val="00DE396E"/>
    <w:rsid w:val="00DF2BB1"/>
    <w:rsid w:val="00DF2D3B"/>
    <w:rsid w:val="00E04C18"/>
    <w:rsid w:val="00E073B4"/>
    <w:rsid w:val="00E226D1"/>
    <w:rsid w:val="00E24E76"/>
    <w:rsid w:val="00E30C94"/>
    <w:rsid w:val="00E34554"/>
    <w:rsid w:val="00E34676"/>
    <w:rsid w:val="00E3666C"/>
    <w:rsid w:val="00E44F9B"/>
    <w:rsid w:val="00E45BC9"/>
    <w:rsid w:val="00E501A5"/>
    <w:rsid w:val="00E51376"/>
    <w:rsid w:val="00E569D9"/>
    <w:rsid w:val="00E60A87"/>
    <w:rsid w:val="00E666EB"/>
    <w:rsid w:val="00E83B5E"/>
    <w:rsid w:val="00E84E32"/>
    <w:rsid w:val="00E87601"/>
    <w:rsid w:val="00E90EB9"/>
    <w:rsid w:val="00E939CA"/>
    <w:rsid w:val="00E965DF"/>
    <w:rsid w:val="00E96DC2"/>
    <w:rsid w:val="00EA4005"/>
    <w:rsid w:val="00EA497C"/>
    <w:rsid w:val="00EA60C5"/>
    <w:rsid w:val="00EB1FBD"/>
    <w:rsid w:val="00EB6BF7"/>
    <w:rsid w:val="00EC2755"/>
    <w:rsid w:val="00EC46CD"/>
    <w:rsid w:val="00EC4A03"/>
    <w:rsid w:val="00ED377C"/>
    <w:rsid w:val="00ED413F"/>
    <w:rsid w:val="00ED4389"/>
    <w:rsid w:val="00EE317A"/>
    <w:rsid w:val="00EF21D3"/>
    <w:rsid w:val="00EF4DE3"/>
    <w:rsid w:val="00F00FD7"/>
    <w:rsid w:val="00F02B7C"/>
    <w:rsid w:val="00F03C72"/>
    <w:rsid w:val="00F03F35"/>
    <w:rsid w:val="00F05B13"/>
    <w:rsid w:val="00F060C6"/>
    <w:rsid w:val="00F066C8"/>
    <w:rsid w:val="00F072C1"/>
    <w:rsid w:val="00F11570"/>
    <w:rsid w:val="00F13B0D"/>
    <w:rsid w:val="00F1583F"/>
    <w:rsid w:val="00F21986"/>
    <w:rsid w:val="00F220EA"/>
    <w:rsid w:val="00F329F0"/>
    <w:rsid w:val="00F33E12"/>
    <w:rsid w:val="00F36D55"/>
    <w:rsid w:val="00F42762"/>
    <w:rsid w:val="00F42F9E"/>
    <w:rsid w:val="00F432E4"/>
    <w:rsid w:val="00F50B96"/>
    <w:rsid w:val="00F5154F"/>
    <w:rsid w:val="00F60E31"/>
    <w:rsid w:val="00F66A9D"/>
    <w:rsid w:val="00F713A5"/>
    <w:rsid w:val="00F72FDF"/>
    <w:rsid w:val="00F76A0C"/>
    <w:rsid w:val="00F92389"/>
    <w:rsid w:val="00F93BEB"/>
    <w:rsid w:val="00F94F46"/>
    <w:rsid w:val="00F965F1"/>
    <w:rsid w:val="00F969A4"/>
    <w:rsid w:val="00F96FD9"/>
    <w:rsid w:val="00FA4419"/>
    <w:rsid w:val="00FA66EE"/>
    <w:rsid w:val="00FC152B"/>
    <w:rsid w:val="00FD0954"/>
    <w:rsid w:val="00FD106C"/>
    <w:rsid w:val="00FE294E"/>
    <w:rsid w:val="00FF1F7E"/>
    <w:rsid w:val="00FF4A72"/>
    <w:rsid w:val="00FF56DF"/>
    <w:rsid w:val="00FF5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51C5C"/>
  <w15:docId w15:val="{10420119-56B8-4D01-8F35-33C84740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D85"/>
  </w:style>
  <w:style w:type="paragraph" w:styleId="Footer">
    <w:name w:val="footer"/>
    <w:basedOn w:val="Normal"/>
    <w:link w:val="FooterChar"/>
    <w:uiPriority w:val="99"/>
    <w:unhideWhenUsed/>
    <w:rsid w:val="001C2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D85"/>
  </w:style>
  <w:style w:type="paragraph" w:styleId="ListParagraph">
    <w:name w:val="List Paragraph"/>
    <w:basedOn w:val="Normal"/>
    <w:uiPriority w:val="34"/>
    <w:qFormat/>
    <w:rsid w:val="001C2D85"/>
    <w:pPr>
      <w:ind w:left="720"/>
      <w:contextualSpacing/>
    </w:pPr>
  </w:style>
  <w:style w:type="table" w:styleId="TableGrid">
    <w:name w:val="Table Grid"/>
    <w:basedOn w:val="TableNormal"/>
    <w:uiPriority w:val="39"/>
    <w:rsid w:val="00684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042B1"/>
    <w:pPr>
      <w:autoSpaceDE w:val="0"/>
      <w:autoSpaceDN w:val="0"/>
      <w:adjustRightInd w:val="0"/>
      <w:spacing w:after="0" w:line="240" w:lineRule="auto"/>
    </w:pPr>
    <w:rPr>
      <w:rFonts w:ascii="Arial" w:hAnsi="Arial" w:cs="Arial"/>
      <w:color w:val="000000"/>
      <w:sz w:val="24"/>
      <w:szCs w:val="24"/>
    </w:rPr>
  </w:style>
  <w:style w:type="paragraph" w:customStyle="1" w:styleId="EndNoteBibliography">
    <w:name w:val="EndNote Bibliography"/>
    <w:basedOn w:val="Normal"/>
    <w:link w:val="EndNoteBibliographyChar"/>
    <w:rsid w:val="00D92E26"/>
    <w:pPr>
      <w:spacing w:after="0" w:line="240" w:lineRule="auto"/>
      <w:ind w:firstLine="360"/>
      <w:jc w:val="both"/>
    </w:pPr>
    <w:rPr>
      <w:rFonts w:cs="Times New Roman"/>
      <w:noProof/>
      <w:sz w:val="24"/>
      <w:szCs w:val="24"/>
    </w:rPr>
  </w:style>
  <w:style w:type="character" w:customStyle="1" w:styleId="EndNoteBibliographyChar">
    <w:name w:val="EndNote Bibliography Char"/>
    <w:basedOn w:val="DefaultParagraphFont"/>
    <w:link w:val="EndNoteBibliography"/>
    <w:rsid w:val="00D92E26"/>
    <w:rPr>
      <w:rFonts w:cs="Times New Roman"/>
      <w:noProof/>
      <w:sz w:val="24"/>
      <w:szCs w:val="24"/>
    </w:rPr>
  </w:style>
  <w:style w:type="paragraph" w:styleId="Caption">
    <w:name w:val="caption"/>
    <w:basedOn w:val="Normal"/>
    <w:next w:val="Normal"/>
    <w:uiPriority w:val="35"/>
    <w:unhideWhenUsed/>
    <w:qFormat/>
    <w:rsid w:val="009C183B"/>
    <w:pPr>
      <w:spacing w:after="200" w:line="240" w:lineRule="auto"/>
    </w:pPr>
    <w:rPr>
      <w:rFonts w:asciiTheme="minorHAnsi" w:hAnsiTheme="minorHAnsi"/>
      <w:i/>
      <w:iCs/>
      <w:color w:val="44546A" w:themeColor="text2"/>
      <w:sz w:val="18"/>
      <w:szCs w:val="18"/>
    </w:rPr>
  </w:style>
  <w:style w:type="paragraph" w:styleId="BalloonText">
    <w:name w:val="Balloon Text"/>
    <w:basedOn w:val="Normal"/>
    <w:link w:val="BalloonTextChar"/>
    <w:uiPriority w:val="99"/>
    <w:semiHidden/>
    <w:unhideWhenUsed/>
    <w:rsid w:val="00387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0A9"/>
    <w:rPr>
      <w:rFonts w:ascii="Tahoma" w:hAnsi="Tahoma" w:cs="Tahoma"/>
      <w:sz w:val="16"/>
      <w:szCs w:val="16"/>
    </w:rPr>
  </w:style>
  <w:style w:type="character" w:styleId="CommentReference">
    <w:name w:val="annotation reference"/>
    <w:basedOn w:val="DefaultParagraphFont"/>
    <w:uiPriority w:val="99"/>
    <w:semiHidden/>
    <w:unhideWhenUsed/>
    <w:rsid w:val="006B5A16"/>
    <w:rPr>
      <w:sz w:val="16"/>
      <w:szCs w:val="16"/>
    </w:rPr>
  </w:style>
  <w:style w:type="paragraph" w:styleId="CommentText">
    <w:name w:val="annotation text"/>
    <w:basedOn w:val="Normal"/>
    <w:link w:val="CommentTextChar"/>
    <w:uiPriority w:val="99"/>
    <w:semiHidden/>
    <w:unhideWhenUsed/>
    <w:rsid w:val="006B5A16"/>
    <w:pPr>
      <w:spacing w:line="240" w:lineRule="auto"/>
    </w:pPr>
    <w:rPr>
      <w:sz w:val="20"/>
      <w:szCs w:val="20"/>
    </w:rPr>
  </w:style>
  <w:style w:type="character" w:customStyle="1" w:styleId="CommentTextChar">
    <w:name w:val="Comment Text Char"/>
    <w:basedOn w:val="DefaultParagraphFont"/>
    <w:link w:val="CommentText"/>
    <w:uiPriority w:val="99"/>
    <w:semiHidden/>
    <w:rsid w:val="006B5A16"/>
    <w:rPr>
      <w:sz w:val="20"/>
      <w:szCs w:val="20"/>
    </w:rPr>
  </w:style>
  <w:style w:type="paragraph" w:styleId="CommentSubject">
    <w:name w:val="annotation subject"/>
    <w:basedOn w:val="CommentText"/>
    <w:next w:val="CommentText"/>
    <w:link w:val="CommentSubjectChar"/>
    <w:uiPriority w:val="99"/>
    <w:semiHidden/>
    <w:unhideWhenUsed/>
    <w:rsid w:val="006B5A16"/>
    <w:rPr>
      <w:b/>
      <w:bCs/>
    </w:rPr>
  </w:style>
  <w:style w:type="character" w:customStyle="1" w:styleId="CommentSubjectChar">
    <w:name w:val="Comment Subject Char"/>
    <w:basedOn w:val="CommentTextChar"/>
    <w:link w:val="CommentSubject"/>
    <w:uiPriority w:val="99"/>
    <w:semiHidden/>
    <w:rsid w:val="006B5A16"/>
    <w:rPr>
      <w:b/>
      <w:bCs/>
      <w:sz w:val="20"/>
      <w:szCs w:val="20"/>
    </w:rPr>
  </w:style>
  <w:style w:type="paragraph" w:styleId="Revision">
    <w:name w:val="Revision"/>
    <w:hidden/>
    <w:uiPriority w:val="99"/>
    <w:semiHidden/>
    <w:rsid w:val="006B5A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5126">
      <w:bodyDiv w:val="1"/>
      <w:marLeft w:val="0"/>
      <w:marRight w:val="0"/>
      <w:marTop w:val="0"/>
      <w:marBottom w:val="0"/>
      <w:divBdr>
        <w:top w:val="none" w:sz="0" w:space="0" w:color="auto"/>
        <w:left w:val="none" w:sz="0" w:space="0" w:color="auto"/>
        <w:bottom w:val="none" w:sz="0" w:space="0" w:color="auto"/>
        <w:right w:val="none" w:sz="0" w:space="0" w:color="auto"/>
      </w:divBdr>
    </w:div>
    <w:div w:id="17127817">
      <w:bodyDiv w:val="1"/>
      <w:marLeft w:val="0"/>
      <w:marRight w:val="0"/>
      <w:marTop w:val="0"/>
      <w:marBottom w:val="0"/>
      <w:divBdr>
        <w:top w:val="none" w:sz="0" w:space="0" w:color="auto"/>
        <w:left w:val="none" w:sz="0" w:space="0" w:color="auto"/>
        <w:bottom w:val="none" w:sz="0" w:space="0" w:color="auto"/>
        <w:right w:val="none" w:sz="0" w:space="0" w:color="auto"/>
      </w:divBdr>
    </w:div>
    <w:div w:id="20711579">
      <w:bodyDiv w:val="1"/>
      <w:marLeft w:val="0"/>
      <w:marRight w:val="0"/>
      <w:marTop w:val="0"/>
      <w:marBottom w:val="0"/>
      <w:divBdr>
        <w:top w:val="none" w:sz="0" w:space="0" w:color="auto"/>
        <w:left w:val="none" w:sz="0" w:space="0" w:color="auto"/>
        <w:bottom w:val="none" w:sz="0" w:space="0" w:color="auto"/>
        <w:right w:val="none" w:sz="0" w:space="0" w:color="auto"/>
      </w:divBdr>
    </w:div>
    <w:div w:id="22942562">
      <w:bodyDiv w:val="1"/>
      <w:marLeft w:val="0"/>
      <w:marRight w:val="0"/>
      <w:marTop w:val="0"/>
      <w:marBottom w:val="0"/>
      <w:divBdr>
        <w:top w:val="none" w:sz="0" w:space="0" w:color="auto"/>
        <w:left w:val="none" w:sz="0" w:space="0" w:color="auto"/>
        <w:bottom w:val="none" w:sz="0" w:space="0" w:color="auto"/>
        <w:right w:val="none" w:sz="0" w:space="0" w:color="auto"/>
      </w:divBdr>
    </w:div>
    <w:div w:id="27797301">
      <w:bodyDiv w:val="1"/>
      <w:marLeft w:val="0"/>
      <w:marRight w:val="0"/>
      <w:marTop w:val="0"/>
      <w:marBottom w:val="0"/>
      <w:divBdr>
        <w:top w:val="none" w:sz="0" w:space="0" w:color="auto"/>
        <w:left w:val="none" w:sz="0" w:space="0" w:color="auto"/>
        <w:bottom w:val="none" w:sz="0" w:space="0" w:color="auto"/>
        <w:right w:val="none" w:sz="0" w:space="0" w:color="auto"/>
      </w:divBdr>
    </w:div>
    <w:div w:id="31003819">
      <w:bodyDiv w:val="1"/>
      <w:marLeft w:val="0"/>
      <w:marRight w:val="0"/>
      <w:marTop w:val="0"/>
      <w:marBottom w:val="0"/>
      <w:divBdr>
        <w:top w:val="none" w:sz="0" w:space="0" w:color="auto"/>
        <w:left w:val="none" w:sz="0" w:space="0" w:color="auto"/>
        <w:bottom w:val="none" w:sz="0" w:space="0" w:color="auto"/>
        <w:right w:val="none" w:sz="0" w:space="0" w:color="auto"/>
      </w:divBdr>
    </w:div>
    <w:div w:id="53168881">
      <w:bodyDiv w:val="1"/>
      <w:marLeft w:val="0"/>
      <w:marRight w:val="0"/>
      <w:marTop w:val="0"/>
      <w:marBottom w:val="0"/>
      <w:divBdr>
        <w:top w:val="none" w:sz="0" w:space="0" w:color="auto"/>
        <w:left w:val="none" w:sz="0" w:space="0" w:color="auto"/>
        <w:bottom w:val="none" w:sz="0" w:space="0" w:color="auto"/>
        <w:right w:val="none" w:sz="0" w:space="0" w:color="auto"/>
      </w:divBdr>
    </w:div>
    <w:div w:id="112331090">
      <w:bodyDiv w:val="1"/>
      <w:marLeft w:val="0"/>
      <w:marRight w:val="0"/>
      <w:marTop w:val="0"/>
      <w:marBottom w:val="0"/>
      <w:divBdr>
        <w:top w:val="none" w:sz="0" w:space="0" w:color="auto"/>
        <w:left w:val="none" w:sz="0" w:space="0" w:color="auto"/>
        <w:bottom w:val="none" w:sz="0" w:space="0" w:color="auto"/>
        <w:right w:val="none" w:sz="0" w:space="0" w:color="auto"/>
      </w:divBdr>
    </w:div>
    <w:div w:id="118763209">
      <w:bodyDiv w:val="1"/>
      <w:marLeft w:val="0"/>
      <w:marRight w:val="0"/>
      <w:marTop w:val="0"/>
      <w:marBottom w:val="0"/>
      <w:divBdr>
        <w:top w:val="none" w:sz="0" w:space="0" w:color="auto"/>
        <w:left w:val="none" w:sz="0" w:space="0" w:color="auto"/>
        <w:bottom w:val="none" w:sz="0" w:space="0" w:color="auto"/>
        <w:right w:val="none" w:sz="0" w:space="0" w:color="auto"/>
      </w:divBdr>
    </w:div>
    <w:div w:id="153033926">
      <w:bodyDiv w:val="1"/>
      <w:marLeft w:val="0"/>
      <w:marRight w:val="0"/>
      <w:marTop w:val="0"/>
      <w:marBottom w:val="0"/>
      <w:divBdr>
        <w:top w:val="none" w:sz="0" w:space="0" w:color="auto"/>
        <w:left w:val="none" w:sz="0" w:space="0" w:color="auto"/>
        <w:bottom w:val="none" w:sz="0" w:space="0" w:color="auto"/>
        <w:right w:val="none" w:sz="0" w:space="0" w:color="auto"/>
      </w:divBdr>
    </w:div>
    <w:div w:id="165022092">
      <w:bodyDiv w:val="1"/>
      <w:marLeft w:val="0"/>
      <w:marRight w:val="0"/>
      <w:marTop w:val="0"/>
      <w:marBottom w:val="0"/>
      <w:divBdr>
        <w:top w:val="none" w:sz="0" w:space="0" w:color="auto"/>
        <w:left w:val="none" w:sz="0" w:space="0" w:color="auto"/>
        <w:bottom w:val="none" w:sz="0" w:space="0" w:color="auto"/>
        <w:right w:val="none" w:sz="0" w:space="0" w:color="auto"/>
      </w:divBdr>
    </w:div>
    <w:div w:id="216286424">
      <w:bodyDiv w:val="1"/>
      <w:marLeft w:val="0"/>
      <w:marRight w:val="0"/>
      <w:marTop w:val="0"/>
      <w:marBottom w:val="0"/>
      <w:divBdr>
        <w:top w:val="none" w:sz="0" w:space="0" w:color="auto"/>
        <w:left w:val="none" w:sz="0" w:space="0" w:color="auto"/>
        <w:bottom w:val="none" w:sz="0" w:space="0" w:color="auto"/>
        <w:right w:val="none" w:sz="0" w:space="0" w:color="auto"/>
      </w:divBdr>
    </w:div>
    <w:div w:id="309678658">
      <w:bodyDiv w:val="1"/>
      <w:marLeft w:val="0"/>
      <w:marRight w:val="0"/>
      <w:marTop w:val="0"/>
      <w:marBottom w:val="0"/>
      <w:divBdr>
        <w:top w:val="none" w:sz="0" w:space="0" w:color="auto"/>
        <w:left w:val="none" w:sz="0" w:space="0" w:color="auto"/>
        <w:bottom w:val="none" w:sz="0" w:space="0" w:color="auto"/>
        <w:right w:val="none" w:sz="0" w:space="0" w:color="auto"/>
      </w:divBdr>
    </w:div>
    <w:div w:id="352196753">
      <w:bodyDiv w:val="1"/>
      <w:marLeft w:val="0"/>
      <w:marRight w:val="0"/>
      <w:marTop w:val="0"/>
      <w:marBottom w:val="0"/>
      <w:divBdr>
        <w:top w:val="none" w:sz="0" w:space="0" w:color="auto"/>
        <w:left w:val="none" w:sz="0" w:space="0" w:color="auto"/>
        <w:bottom w:val="none" w:sz="0" w:space="0" w:color="auto"/>
        <w:right w:val="none" w:sz="0" w:space="0" w:color="auto"/>
      </w:divBdr>
    </w:div>
    <w:div w:id="360665134">
      <w:bodyDiv w:val="1"/>
      <w:marLeft w:val="0"/>
      <w:marRight w:val="0"/>
      <w:marTop w:val="0"/>
      <w:marBottom w:val="0"/>
      <w:divBdr>
        <w:top w:val="none" w:sz="0" w:space="0" w:color="auto"/>
        <w:left w:val="none" w:sz="0" w:space="0" w:color="auto"/>
        <w:bottom w:val="none" w:sz="0" w:space="0" w:color="auto"/>
        <w:right w:val="none" w:sz="0" w:space="0" w:color="auto"/>
      </w:divBdr>
    </w:div>
    <w:div w:id="373234344">
      <w:bodyDiv w:val="1"/>
      <w:marLeft w:val="0"/>
      <w:marRight w:val="0"/>
      <w:marTop w:val="0"/>
      <w:marBottom w:val="0"/>
      <w:divBdr>
        <w:top w:val="none" w:sz="0" w:space="0" w:color="auto"/>
        <w:left w:val="none" w:sz="0" w:space="0" w:color="auto"/>
        <w:bottom w:val="none" w:sz="0" w:space="0" w:color="auto"/>
        <w:right w:val="none" w:sz="0" w:space="0" w:color="auto"/>
      </w:divBdr>
    </w:div>
    <w:div w:id="383992823">
      <w:bodyDiv w:val="1"/>
      <w:marLeft w:val="0"/>
      <w:marRight w:val="0"/>
      <w:marTop w:val="0"/>
      <w:marBottom w:val="0"/>
      <w:divBdr>
        <w:top w:val="none" w:sz="0" w:space="0" w:color="auto"/>
        <w:left w:val="none" w:sz="0" w:space="0" w:color="auto"/>
        <w:bottom w:val="none" w:sz="0" w:space="0" w:color="auto"/>
        <w:right w:val="none" w:sz="0" w:space="0" w:color="auto"/>
      </w:divBdr>
    </w:div>
    <w:div w:id="420025237">
      <w:bodyDiv w:val="1"/>
      <w:marLeft w:val="0"/>
      <w:marRight w:val="0"/>
      <w:marTop w:val="0"/>
      <w:marBottom w:val="0"/>
      <w:divBdr>
        <w:top w:val="none" w:sz="0" w:space="0" w:color="auto"/>
        <w:left w:val="none" w:sz="0" w:space="0" w:color="auto"/>
        <w:bottom w:val="none" w:sz="0" w:space="0" w:color="auto"/>
        <w:right w:val="none" w:sz="0" w:space="0" w:color="auto"/>
      </w:divBdr>
    </w:div>
    <w:div w:id="507405445">
      <w:bodyDiv w:val="1"/>
      <w:marLeft w:val="0"/>
      <w:marRight w:val="0"/>
      <w:marTop w:val="0"/>
      <w:marBottom w:val="0"/>
      <w:divBdr>
        <w:top w:val="none" w:sz="0" w:space="0" w:color="auto"/>
        <w:left w:val="none" w:sz="0" w:space="0" w:color="auto"/>
        <w:bottom w:val="none" w:sz="0" w:space="0" w:color="auto"/>
        <w:right w:val="none" w:sz="0" w:space="0" w:color="auto"/>
      </w:divBdr>
    </w:div>
    <w:div w:id="509608265">
      <w:bodyDiv w:val="1"/>
      <w:marLeft w:val="0"/>
      <w:marRight w:val="0"/>
      <w:marTop w:val="0"/>
      <w:marBottom w:val="0"/>
      <w:divBdr>
        <w:top w:val="none" w:sz="0" w:space="0" w:color="auto"/>
        <w:left w:val="none" w:sz="0" w:space="0" w:color="auto"/>
        <w:bottom w:val="none" w:sz="0" w:space="0" w:color="auto"/>
        <w:right w:val="none" w:sz="0" w:space="0" w:color="auto"/>
      </w:divBdr>
    </w:div>
    <w:div w:id="557977858">
      <w:bodyDiv w:val="1"/>
      <w:marLeft w:val="0"/>
      <w:marRight w:val="0"/>
      <w:marTop w:val="0"/>
      <w:marBottom w:val="0"/>
      <w:divBdr>
        <w:top w:val="none" w:sz="0" w:space="0" w:color="auto"/>
        <w:left w:val="none" w:sz="0" w:space="0" w:color="auto"/>
        <w:bottom w:val="none" w:sz="0" w:space="0" w:color="auto"/>
        <w:right w:val="none" w:sz="0" w:space="0" w:color="auto"/>
      </w:divBdr>
    </w:div>
    <w:div w:id="576015708">
      <w:bodyDiv w:val="1"/>
      <w:marLeft w:val="0"/>
      <w:marRight w:val="0"/>
      <w:marTop w:val="0"/>
      <w:marBottom w:val="0"/>
      <w:divBdr>
        <w:top w:val="none" w:sz="0" w:space="0" w:color="auto"/>
        <w:left w:val="none" w:sz="0" w:space="0" w:color="auto"/>
        <w:bottom w:val="none" w:sz="0" w:space="0" w:color="auto"/>
        <w:right w:val="none" w:sz="0" w:space="0" w:color="auto"/>
      </w:divBdr>
    </w:div>
    <w:div w:id="597566236">
      <w:bodyDiv w:val="1"/>
      <w:marLeft w:val="0"/>
      <w:marRight w:val="0"/>
      <w:marTop w:val="0"/>
      <w:marBottom w:val="0"/>
      <w:divBdr>
        <w:top w:val="none" w:sz="0" w:space="0" w:color="auto"/>
        <w:left w:val="none" w:sz="0" w:space="0" w:color="auto"/>
        <w:bottom w:val="none" w:sz="0" w:space="0" w:color="auto"/>
        <w:right w:val="none" w:sz="0" w:space="0" w:color="auto"/>
      </w:divBdr>
    </w:div>
    <w:div w:id="599797613">
      <w:bodyDiv w:val="1"/>
      <w:marLeft w:val="0"/>
      <w:marRight w:val="0"/>
      <w:marTop w:val="0"/>
      <w:marBottom w:val="0"/>
      <w:divBdr>
        <w:top w:val="none" w:sz="0" w:space="0" w:color="auto"/>
        <w:left w:val="none" w:sz="0" w:space="0" w:color="auto"/>
        <w:bottom w:val="none" w:sz="0" w:space="0" w:color="auto"/>
        <w:right w:val="none" w:sz="0" w:space="0" w:color="auto"/>
      </w:divBdr>
    </w:div>
    <w:div w:id="606432002">
      <w:bodyDiv w:val="1"/>
      <w:marLeft w:val="0"/>
      <w:marRight w:val="0"/>
      <w:marTop w:val="0"/>
      <w:marBottom w:val="0"/>
      <w:divBdr>
        <w:top w:val="none" w:sz="0" w:space="0" w:color="auto"/>
        <w:left w:val="none" w:sz="0" w:space="0" w:color="auto"/>
        <w:bottom w:val="none" w:sz="0" w:space="0" w:color="auto"/>
        <w:right w:val="none" w:sz="0" w:space="0" w:color="auto"/>
      </w:divBdr>
    </w:div>
    <w:div w:id="649020186">
      <w:bodyDiv w:val="1"/>
      <w:marLeft w:val="0"/>
      <w:marRight w:val="0"/>
      <w:marTop w:val="0"/>
      <w:marBottom w:val="0"/>
      <w:divBdr>
        <w:top w:val="none" w:sz="0" w:space="0" w:color="auto"/>
        <w:left w:val="none" w:sz="0" w:space="0" w:color="auto"/>
        <w:bottom w:val="none" w:sz="0" w:space="0" w:color="auto"/>
        <w:right w:val="none" w:sz="0" w:space="0" w:color="auto"/>
      </w:divBdr>
    </w:div>
    <w:div w:id="663119539">
      <w:bodyDiv w:val="1"/>
      <w:marLeft w:val="0"/>
      <w:marRight w:val="0"/>
      <w:marTop w:val="0"/>
      <w:marBottom w:val="0"/>
      <w:divBdr>
        <w:top w:val="none" w:sz="0" w:space="0" w:color="auto"/>
        <w:left w:val="none" w:sz="0" w:space="0" w:color="auto"/>
        <w:bottom w:val="none" w:sz="0" w:space="0" w:color="auto"/>
        <w:right w:val="none" w:sz="0" w:space="0" w:color="auto"/>
      </w:divBdr>
    </w:div>
    <w:div w:id="667370710">
      <w:bodyDiv w:val="1"/>
      <w:marLeft w:val="0"/>
      <w:marRight w:val="0"/>
      <w:marTop w:val="0"/>
      <w:marBottom w:val="0"/>
      <w:divBdr>
        <w:top w:val="none" w:sz="0" w:space="0" w:color="auto"/>
        <w:left w:val="none" w:sz="0" w:space="0" w:color="auto"/>
        <w:bottom w:val="none" w:sz="0" w:space="0" w:color="auto"/>
        <w:right w:val="none" w:sz="0" w:space="0" w:color="auto"/>
      </w:divBdr>
    </w:div>
    <w:div w:id="681975006">
      <w:bodyDiv w:val="1"/>
      <w:marLeft w:val="0"/>
      <w:marRight w:val="0"/>
      <w:marTop w:val="0"/>
      <w:marBottom w:val="0"/>
      <w:divBdr>
        <w:top w:val="none" w:sz="0" w:space="0" w:color="auto"/>
        <w:left w:val="none" w:sz="0" w:space="0" w:color="auto"/>
        <w:bottom w:val="none" w:sz="0" w:space="0" w:color="auto"/>
        <w:right w:val="none" w:sz="0" w:space="0" w:color="auto"/>
      </w:divBdr>
    </w:div>
    <w:div w:id="703359837">
      <w:bodyDiv w:val="1"/>
      <w:marLeft w:val="0"/>
      <w:marRight w:val="0"/>
      <w:marTop w:val="0"/>
      <w:marBottom w:val="0"/>
      <w:divBdr>
        <w:top w:val="none" w:sz="0" w:space="0" w:color="auto"/>
        <w:left w:val="none" w:sz="0" w:space="0" w:color="auto"/>
        <w:bottom w:val="none" w:sz="0" w:space="0" w:color="auto"/>
        <w:right w:val="none" w:sz="0" w:space="0" w:color="auto"/>
      </w:divBdr>
    </w:div>
    <w:div w:id="715200972">
      <w:bodyDiv w:val="1"/>
      <w:marLeft w:val="0"/>
      <w:marRight w:val="0"/>
      <w:marTop w:val="0"/>
      <w:marBottom w:val="0"/>
      <w:divBdr>
        <w:top w:val="none" w:sz="0" w:space="0" w:color="auto"/>
        <w:left w:val="none" w:sz="0" w:space="0" w:color="auto"/>
        <w:bottom w:val="none" w:sz="0" w:space="0" w:color="auto"/>
        <w:right w:val="none" w:sz="0" w:space="0" w:color="auto"/>
      </w:divBdr>
    </w:div>
    <w:div w:id="730423284">
      <w:bodyDiv w:val="1"/>
      <w:marLeft w:val="0"/>
      <w:marRight w:val="0"/>
      <w:marTop w:val="0"/>
      <w:marBottom w:val="0"/>
      <w:divBdr>
        <w:top w:val="none" w:sz="0" w:space="0" w:color="auto"/>
        <w:left w:val="none" w:sz="0" w:space="0" w:color="auto"/>
        <w:bottom w:val="none" w:sz="0" w:space="0" w:color="auto"/>
        <w:right w:val="none" w:sz="0" w:space="0" w:color="auto"/>
      </w:divBdr>
    </w:div>
    <w:div w:id="745804303">
      <w:bodyDiv w:val="1"/>
      <w:marLeft w:val="0"/>
      <w:marRight w:val="0"/>
      <w:marTop w:val="0"/>
      <w:marBottom w:val="0"/>
      <w:divBdr>
        <w:top w:val="none" w:sz="0" w:space="0" w:color="auto"/>
        <w:left w:val="none" w:sz="0" w:space="0" w:color="auto"/>
        <w:bottom w:val="none" w:sz="0" w:space="0" w:color="auto"/>
        <w:right w:val="none" w:sz="0" w:space="0" w:color="auto"/>
      </w:divBdr>
    </w:div>
    <w:div w:id="749351738">
      <w:bodyDiv w:val="1"/>
      <w:marLeft w:val="0"/>
      <w:marRight w:val="0"/>
      <w:marTop w:val="0"/>
      <w:marBottom w:val="0"/>
      <w:divBdr>
        <w:top w:val="none" w:sz="0" w:space="0" w:color="auto"/>
        <w:left w:val="none" w:sz="0" w:space="0" w:color="auto"/>
        <w:bottom w:val="none" w:sz="0" w:space="0" w:color="auto"/>
        <w:right w:val="none" w:sz="0" w:space="0" w:color="auto"/>
      </w:divBdr>
    </w:div>
    <w:div w:id="751044710">
      <w:bodyDiv w:val="1"/>
      <w:marLeft w:val="0"/>
      <w:marRight w:val="0"/>
      <w:marTop w:val="0"/>
      <w:marBottom w:val="0"/>
      <w:divBdr>
        <w:top w:val="none" w:sz="0" w:space="0" w:color="auto"/>
        <w:left w:val="none" w:sz="0" w:space="0" w:color="auto"/>
        <w:bottom w:val="none" w:sz="0" w:space="0" w:color="auto"/>
        <w:right w:val="none" w:sz="0" w:space="0" w:color="auto"/>
      </w:divBdr>
    </w:div>
    <w:div w:id="753353401">
      <w:bodyDiv w:val="1"/>
      <w:marLeft w:val="0"/>
      <w:marRight w:val="0"/>
      <w:marTop w:val="0"/>
      <w:marBottom w:val="0"/>
      <w:divBdr>
        <w:top w:val="none" w:sz="0" w:space="0" w:color="auto"/>
        <w:left w:val="none" w:sz="0" w:space="0" w:color="auto"/>
        <w:bottom w:val="none" w:sz="0" w:space="0" w:color="auto"/>
        <w:right w:val="none" w:sz="0" w:space="0" w:color="auto"/>
      </w:divBdr>
    </w:div>
    <w:div w:id="770855183">
      <w:bodyDiv w:val="1"/>
      <w:marLeft w:val="0"/>
      <w:marRight w:val="0"/>
      <w:marTop w:val="0"/>
      <w:marBottom w:val="0"/>
      <w:divBdr>
        <w:top w:val="none" w:sz="0" w:space="0" w:color="auto"/>
        <w:left w:val="none" w:sz="0" w:space="0" w:color="auto"/>
        <w:bottom w:val="none" w:sz="0" w:space="0" w:color="auto"/>
        <w:right w:val="none" w:sz="0" w:space="0" w:color="auto"/>
      </w:divBdr>
    </w:div>
    <w:div w:id="783842637">
      <w:bodyDiv w:val="1"/>
      <w:marLeft w:val="0"/>
      <w:marRight w:val="0"/>
      <w:marTop w:val="0"/>
      <w:marBottom w:val="0"/>
      <w:divBdr>
        <w:top w:val="none" w:sz="0" w:space="0" w:color="auto"/>
        <w:left w:val="none" w:sz="0" w:space="0" w:color="auto"/>
        <w:bottom w:val="none" w:sz="0" w:space="0" w:color="auto"/>
        <w:right w:val="none" w:sz="0" w:space="0" w:color="auto"/>
      </w:divBdr>
    </w:div>
    <w:div w:id="818114632">
      <w:bodyDiv w:val="1"/>
      <w:marLeft w:val="0"/>
      <w:marRight w:val="0"/>
      <w:marTop w:val="0"/>
      <w:marBottom w:val="0"/>
      <w:divBdr>
        <w:top w:val="none" w:sz="0" w:space="0" w:color="auto"/>
        <w:left w:val="none" w:sz="0" w:space="0" w:color="auto"/>
        <w:bottom w:val="none" w:sz="0" w:space="0" w:color="auto"/>
        <w:right w:val="none" w:sz="0" w:space="0" w:color="auto"/>
      </w:divBdr>
    </w:div>
    <w:div w:id="819080454">
      <w:bodyDiv w:val="1"/>
      <w:marLeft w:val="0"/>
      <w:marRight w:val="0"/>
      <w:marTop w:val="0"/>
      <w:marBottom w:val="0"/>
      <w:divBdr>
        <w:top w:val="none" w:sz="0" w:space="0" w:color="auto"/>
        <w:left w:val="none" w:sz="0" w:space="0" w:color="auto"/>
        <w:bottom w:val="none" w:sz="0" w:space="0" w:color="auto"/>
        <w:right w:val="none" w:sz="0" w:space="0" w:color="auto"/>
      </w:divBdr>
    </w:div>
    <w:div w:id="869300755">
      <w:bodyDiv w:val="1"/>
      <w:marLeft w:val="0"/>
      <w:marRight w:val="0"/>
      <w:marTop w:val="0"/>
      <w:marBottom w:val="0"/>
      <w:divBdr>
        <w:top w:val="none" w:sz="0" w:space="0" w:color="auto"/>
        <w:left w:val="none" w:sz="0" w:space="0" w:color="auto"/>
        <w:bottom w:val="none" w:sz="0" w:space="0" w:color="auto"/>
        <w:right w:val="none" w:sz="0" w:space="0" w:color="auto"/>
      </w:divBdr>
    </w:div>
    <w:div w:id="903376824">
      <w:bodyDiv w:val="1"/>
      <w:marLeft w:val="0"/>
      <w:marRight w:val="0"/>
      <w:marTop w:val="0"/>
      <w:marBottom w:val="0"/>
      <w:divBdr>
        <w:top w:val="none" w:sz="0" w:space="0" w:color="auto"/>
        <w:left w:val="none" w:sz="0" w:space="0" w:color="auto"/>
        <w:bottom w:val="none" w:sz="0" w:space="0" w:color="auto"/>
        <w:right w:val="none" w:sz="0" w:space="0" w:color="auto"/>
      </w:divBdr>
      <w:divsChild>
        <w:div w:id="644046009">
          <w:marLeft w:val="360"/>
          <w:marRight w:val="0"/>
          <w:marTop w:val="200"/>
          <w:marBottom w:val="0"/>
          <w:divBdr>
            <w:top w:val="none" w:sz="0" w:space="0" w:color="auto"/>
            <w:left w:val="none" w:sz="0" w:space="0" w:color="auto"/>
            <w:bottom w:val="none" w:sz="0" w:space="0" w:color="auto"/>
            <w:right w:val="none" w:sz="0" w:space="0" w:color="auto"/>
          </w:divBdr>
        </w:div>
      </w:divsChild>
    </w:div>
    <w:div w:id="904753551">
      <w:bodyDiv w:val="1"/>
      <w:marLeft w:val="0"/>
      <w:marRight w:val="0"/>
      <w:marTop w:val="0"/>
      <w:marBottom w:val="0"/>
      <w:divBdr>
        <w:top w:val="none" w:sz="0" w:space="0" w:color="auto"/>
        <w:left w:val="none" w:sz="0" w:space="0" w:color="auto"/>
        <w:bottom w:val="none" w:sz="0" w:space="0" w:color="auto"/>
        <w:right w:val="none" w:sz="0" w:space="0" w:color="auto"/>
      </w:divBdr>
    </w:div>
    <w:div w:id="944312749">
      <w:bodyDiv w:val="1"/>
      <w:marLeft w:val="0"/>
      <w:marRight w:val="0"/>
      <w:marTop w:val="0"/>
      <w:marBottom w:val="0"/>
      <w:divBdr>
        <w:top w:val="none" w:sz="0" w:space="0" w:color="auto"/>
        <w:left w:val="none" w:sz="0" w:space="0" w:color="auto"/>
        <w:bottom w:val="none" w:sz="0" w:space="0" w:color="auto"/>
        <w:right w:val="none" w:sz="0" w:space="0" w:color="auto"/>
      </w:divBdr>
    </w:div>
    <w:div w:id="974529645">
      <w:bodyDiv w:val="1"/>
      <w:marLeft w:val="0"/>
      <w:marRight w:val="0"/>
      <w:marTop w:val="0"/>
      <w:marBottom w:val="0"/>
      <w:divBdr>
        <w:top w:val="none" w:sz="0" w:space="0" w:color="auto"/>
        <w:left w:val="none" w:sz="0" w:space="0" w:color="auto"/>
        <w:bottom w:val="none" w:sz="0" w:space="0" w:color="auto"/>
        <w:right w:val="none" w:sz="0" w:space="0" w:color="auto"/>
      </w:divBdr>
    </w:div>
    <w:div w:id="977149448">
      <w:bodyDiv w:val="1"/>
      <w:marLeft w:val="0"/>
      <w:marRight w:val="0"/>
      <w:marTop w:val="0"/>
      <w:marBottom w:val="0"/>
      <w:divBdr>
        <w:top w:val="none" w:sz="0" w:space="0" w:color="auto"/>
        <w:left w:val="none" w:sz="0" w:space="0" w:color="auto"/>
        <w:bottom w:val="none" w:sz="0" w:space="0" w:color="auto"/>
        <w:right w:val="none" w:sz="0" w:space="0" w:color="auto"/>
      </w:divBdr>
    </w:div>
    <w:div w:id="986938943">
      <w:bodyDiv w:val="1"/>
      <w:marLeft w:val="0"/>
      <w:marRight w:val="0"/>
      <w:marTop w:val="0"/>
      <w:marBottom w:val="0"/>
      <w:divBdr>
        <w:top w:val="none" w:sz="0" w:space="0" w:color="auto"/>
        <w:left w:val="none" w:sz="0" w:space="0" w:color="auto"/>
        <w:bottom w:val="none" w:sz="0" w:space="0" w:color="auto"/>
        <w:right w:val="none" w:sz="0" w:space="0" w:color="auto"/>
      </w:divBdr>
    </w:div>
    <w:div w:id="989285353">
      <w:bodyDiv w:val="1"/>
      <w:marLeft w:val="0"/>
      <w:marRight w:val="0"/>
      <w:marTop w:val="0"/>
      <w:marBottom w:val="0"/>
      <w:divBdr>
        <w:top w:val="none" w:sz="0" w:space="0" w:color="auto"/>
        <w:left w:val="none" w:sz="0" w:space="0" w:color="auto"/>
        <w:bottom w:val="none" w:sz="0" w:space="0" w:color="auto"/>
        <w:right w:val="none" w:sz="0" w:space="0" w:color="auto"/>
      </w:divBdr>
    </w:div>
    <w:div w:id="1031223095">
      <w:bodyDiv w:val="1"/>
      <w:marLeft w:val="0"/>
      <w:marRight w:val="0"/>
      <w:marTop w:val="0"/>
      <w:marBottom w:val="0"/>
      <w:divBdr>
        <w:top w:val="none" w:sz="0" w:space="0" w:color="auto"/>
        <w:left w:val="none" w:sz="0" w:space="0" w:color="auto"/>
        <w:bottom w:val="none" w:sz="0" w:space="0" w:color="auto"/>
        <w:right w:val="none" w:sz="0" w:space="0" w:color="auto"/>
      </w:divBdr>
    </w:div>
    <w:div w:id="1053776859">
      <w:bodyDiv w:val="1"/>
      <w:marLeft w:val="0"/>
      <w:marRight w:val="0"/>
      <w:marTop w:val="0"/>
      <w:marBottom w:val="0"/>
      <w:divBdr>
        <w:top w:val="none" w:sz="0" w:space="0" w:color="auto"/>
        <w:left w:val="none" w:sz="0" w:space="0" w:color="auto"/>
        <w:bottom w:val="none" w:sz="0" w:space="0" w:color="auto"/>
        <w:right w:val="none" w:sz="0" w:space="0" w:color="auto"/>
      </w:divBdr>
    </w:div>
    <w:div w:id="1137646347">
      <w:bodyDiv w:val="1"/>
      <w:marLeft w:val="0"/>
      <w:marRight w:val="0"/>
      <w:marTop w:val="0"/>
      <w:marBottom w:val="0"/>
      <w:divBdr>
        <w:top w:val="none" w:sz="0" w:space="0" w:color="auto"/>
        <w:left w:val="none" w:sz="0" w:space="0" w:color="auto"/>
        <w:bottom w:val="none" w:sz="0" w:space="0" w:color="auto"/>
        <w:right w:val="none" w:sz="0" w:space="0" w:color="auto"/>
      </w:divBdr>
    </w:div>
    <w:div w:id="1169294497">
      <w:bodyDiv w:val="1"/>
      <w:marLeft w:val="0"/>
      <w:marRight w:val="0"/>
      <w:marTop w:val="0"/>
      <w:marBottom w:val="0"/>
      <w:divBdr>
        <w:top w:val="none" w:sz="0" w:space="0" w:color="auto"/>
        <w:left w:val="none" w:sz="0" w:space="0" w:color="auto"/>
        <w:bottom w:val="none" w:sz="0" w:space="0" w:color="auto"/>
        <w:right w:val="none" w:sz="0" w:space="0" w:color="auto"/>
      </w:divBdr>
    </w:div>
    <w:div w:id="1175612070">
      <w:bodyDiv w:val="1"/>
      <w:marLeft w:val="0"/>
      <w:marRight w:val="0"/>
      <w:marTop w:val="0"/>
      <w:marBottom w:val="0"/>
      <w:divBdr>
        <w:top w:val="none" w:sz="0" w:space="0" w:color="auto"/>
        <w:left w:val="none" w:sz="0" w:space="0" w:color="auto"/>
        <w:bottom w:val="none" w:sz="0" w:space="0" w:color="auto"/>
        <w:right w:val="none" w:sz="0" w:space="0" w:color="auto"/>
      </w:divBdr>
    </w:div>
    <w:div w:id="1272320231">
      <w:bodyDiv w:val="1"/>
      <w:marLeft w:val="0"/>
      <w:marRight w:val="0"/>
      <w:marTop w:val="0"/>
      <w:marBottom w:val="0"/>
      <w:divBdr>
        <w:top w:val="none" w:sz="0" w:space="0" w:color="auto"/>
        <w:left w:val="none" w:sz="0" w:space="0" w:color="auto"/>
        <w:bottom w:val="none" w:sz="0" w:space="0" w:color="auto"/>
        <w:right w:val="none" w:sz="0" w:space="0" w:color="auto"/>
      </w:divBdr>
    </w:div>
    <w:div w:id="1289778869">
      <w:bodyDiv w:val="1"/>
      <w:marLeft w:val="0"/>
      <w:marRight w:val="0"/>
      <w:marTop w:val="0"/>
      <w:marBottom w:val="0"/>
      <w:divBdr>
        <w:top w:val="none" w:sz="0" w:space="0" w:color="auto"/>
        <w:left w:val="none" w:sz="0" w:space="0" w:color="auto"/>
        <w:bottom w:val="none" w:sz="0" w:space="0" w:color="auto"/>
        <w:right w:val="none" w:sz="0" w:space="0" w:color="auto"/>
      </w:divBdr>
    </w:div>
    <w:div w:id="1347173720">
      <w:bodyDiv w:val="1"/>
      <w:marLeft w:val="0"/>
      <w:marRight w:val="0"/>
      <w:marTop w:val="0"/>
      <w:marBottom w:val="0"/>
      <w:divBdr>
        <w:top w:val="none" w:sz="0" w:space="0" w:color="auto"/>
        <w:left w:val="none" w:sz="0" w:space="0" w:color="auto"/>
        <w:bottom w:val="none" w:sz="0" w:space="0" w:color="auto"/>
        <w:right w:val="none" w:sz="0" w:space="0" w:color="auto"/>
      </w:divBdr>
    </w:div>
    <w:div w:id="1350330549">
      <w:bodyDiv w:val="1"/>
      <w:marLeft w:val="0"/>
      <w:marRight w:val="0"/>
      <w:marTop w:val="0"/>
      <w:marBottom w:val="0"/>
      <w:divBdr>
        <w:top w:val="none" w:sz="0" w:space="0" w:color="auto"/>
        <w:left w:val="none" w:sz="0" w:space="0" w:color="auto"/>
        <w:bottom w:val="none" w:sz="0" w:space="0" w:color="auto"/>
        <w:right w:val="none" w:sz="0" w:space="0" w:color="auto"/>
      </w:divBdr>
    </w:div>
    <w:div w:id="1373114009">
      <w:bodyDiv w:val="1"/>
      <w:marLeft w:val="0"/>
      <w:marRight w:val="0"/>
      <w:marTop w:val="0"/>
      <w:marBottom w:val="0"/>
      <w:divBdr>
        <w:top w:val="none" w:sz="0" w:space="0" w:color="auto"/>
        <w:left w:val="none" w:sz="0" w:space="0" w:color="auto"/>
        <w:bottom w:val="none" w:sz="0" w:space="0" w:color="auto"/>
        <w:right w:val="none" w:sz="0" w:space="0" w:color="auto"/>
      </w:divBdr>
    </w:div>
    <w:div w:id="1390880198">
      <w:bodyDiv w:val="1"/>
      <w:marLeft w:val="0"/>
      <w:marRight w:val="0"/>
      <w:marTop w:val="0"/>
      <w:marBottom w:val="0"/>
      <w:divBdr>
        <w:top w:val="none" w:sz="0" w:space="0" w:color="auto"/>
        <w:left w:val="none" w:sz="0" w:space="0" w:color="auto"/>
        <w:bottom w:val="none" w:sz="0" w:space="0" w:color="auto"/>
        <w:right w:val="none" w:sz="0" w:space="0" w:color="auto"/>
      </w:divBdr>
    </w:div>
    <w:div w:id="1602374443">
      <w:bodyDiv w:val="1"/>
      <w:marLeft w:val="0"/>
      <w:marRight w:val="0"/>
      <w:marTop w:val="0"/>
      <w:marBottom w:val="0"/>
      <w:divBdr>
        <w:top w:val="none" w:sz="0" w:space="0" w:color="auto"/>
        <w:left w:val="none" w:sz="0" w:space="0" w:color="auto"/>
        <w:bottom w:val="none" w:sz="0" w:space="0" w:color="auto"/>
        <w:right w:val="none" w:sz="0" w:space="0" w:color="auto"/>
      </w:divBdr>
    </w:div>
    <w:div w:id="1646546571">
      <w:bodyDiv w:val="1"/>
      <w:marLeft w:val="0"/>
      <w:marRight w:val="0"/>
      <w:marTop w:val="0"/>
      <w:marBottom w:val="0"/>
      <w:divBdr>
        <w:top w:val="none" w:sz="0" w:space="0" w:color="auto"/>
        <w:left w:val="none" w:sz="0" w:space="0" w:color="auto"/>
        <w:bottom w:val="none" w:sz="0" w:space="0" w:color="auto"/>
        <w:right w:val="none" w:sz="0" w:space="0" w:color="auto"/>
      </w:divBdr>
    </w:div>
    <w:div w:id="1689136490">
      <w:bodyDiv w:val="1"/>
      <w:marLeft w:val="0"/>
      <w:marRight w:val="0"/>
      <w:marTop w:val="0"/>
      <w:marBottom w:val="0"/>
      <w:divBdr>
        <w:top w:val="none" w:sz="0" w:space="0" w:color="auto"/>
        <w:left w:val="none" w:sz="0" w:space="0" w:color="auto"/>
        <w:bottom w:val="none" w:sz="0" w:space="0" w:color="auto"/>
        <w:right w:val="none" w:sz="0" w:space="0" w:color="auto"/>
      </w:divBdr>
    </w:div>
    <w:div w:id="1727951557">
      <w:bodyDiv w:val="1"/>
      <w:marLeft w:val="0"/>
      <w:marRight w:val="0"/>
      <w:marTop w:val="0"/>
      <w:marBottom w:val="0"/>
      <w:divBdr>
        <w:top w:val="none" w:sz="0" w:space="0" w:color="auto"/>
        <w:left w:val="none" w:sz="0" w:space="0" w:color="auto"/>
        <w:bottom w:val="none" w:sz="0" w:space="0" w:color="auto"/>
        <w:right w:val="none" w:sz="0" w:space="0" w:color="auto"/>
      </w:divBdr>
    </w:div>
    <w:div w:id="1749304764">
      <w:bodyDiv w:val="1"/>
      <w:marLeft w:val="0"/>
      <w:marRight w:val="0"/>
      <w:marTop w:val="0"/>
      <w:marBottom w:val="0"/>
      <w:divBdr>
        <w:top w:val="none" w:sz="0" w:space="0" w:color="auto"/>
        <w:left w:val="none" w:sz="0" w:space="0" w:color="auto"/>
        <w:bottom w:val="none" w:sz="0" w:space="0" w:color="auto"/>
        <w:right w:val="none" w:sz="0" w:space="0" w:color="auto"/>
      </w:divBdr>
    </w:div>
    <w:div w:id="1765371884">
      <w:bodyDiv w:val="1"/>
      <w:marLeft w:val="0"/>
      <w:marRight w:val="0"/>
      <w:marTop w:val="0"/>
      <w:marBottom w:val="0"/>
      <w:divBdr>
        <w:top w:val="none" w:sz="0" w:space="0" w:color="auto"/>
        <w:left w:val="none" w:sz="0" w:space="0" w:color="auto"/>
        <w:bottom w:val="none" w:sz="0" w:space="0" w:color="auto"/>
        <w:right w:val="none" w:sz="0" w:space="0" w:color="auto"/>
      </w:divBdr>
    </w:div>
    <w:div w:id="1821387167">
      <w:bodyDiv w:val="1"/>
      <w:marLeft w:val="0"/>
      <w:marRight w:val="0"/>
      <w:marTop w:val="0"/>
      <w:marBottom w:val="0"/>
      <w:divBdr>
        <w:top w:val="none" w:sz="0" w:space="0" w:color="auto"/>
        <w:left w:val="none" w:sz="0" w:space="0" w:color="auto"/>
        <w:bottom w:val="none" w:sz="0" w:space="0" w:color="auto"/>
        <w:right w:val="none" w:sz="0" w:space="0" w:color="auto"/>
      </w:divBdr>
    </w:div>
    <w:div w:id="1885752503">
      <w:bodyDiv w:val="1"/>
      <w:marLeft w:val="0"/>
      <w:marRight w:val="0"/>
      <w:marTop w:val="0"/>
      <w:marBottom w:val="0"/>
      <w:divBdr>
        <w:top w:val="none" w:sz="0" w:space="0" w:color="auto"/>
        <w:left w:val="none" w:sz="0" w:space="0" w:color="auto"/>
        <w:bottom w:val="none" w:sz="0" w:space="0" w:color="auto"/>
        <w:right w:val="none" w:sz="0" w:space="0" w:color="auto"/>
      </w:divBdr>
    </w:div>
    <w:div w:id="1908611616">
      <w:bodyDiv w:val="1"/>
      <w:marLeft w:val="0"/>
      <w:marRight w:val="0"/>
      <w:marTop w:val="0"/>
      <w:marBottom w:val="0"/>
      <w:divBdr>
        <w:top w:val="none" w:sz="0" w:space="0" w:color="auto"/>
        <w:left w:val="none" w:sz="0" w:space="0" w:color="auto"/>
        <w:bottom w:val="none" w:sz="0" w:space="0" w:color="auto"/>
        <w:right w:val="none" w:sz="0" w:space="0" w:color="auto"/>
      </w:divBdr>
    </w:div>
    <w:div w:id="1917664524">
      <w:bodyDiv w:val="1"/>
      <w:marLeft w:val="0"/>
      <w:marRight w:val="0"/>
      <w:marTop w:val="0"/>
      <w:marBottom w:val="0"/>
      <w:divBdr>
        <w:top w:val="none" w:sz="0" w:space="0" w:color="auto"/>
        <w:left w:val="none" w:sz="0" w:space="0" w:color="auto"/>
        <w:bottom w:val="none" w:sz="0" w:space="0" w:color="auto"/>
        <w:right w:val="none" w:sz="0" w:space="0" w:color="auto"/>
      </w:divBdr>
    </w:div>
    <w:div w:id="1982491643">
      <w:bodyDiv w:val="1"/>
      <w:marLeft w:val="0"/>
      <w:marRight w:val="0"/>
      <w:marTop w:val="0"/>
      <w:marBottom w:val="0"/>
      <w:divBdr>
        <w:top w:val="none" w:sz="0" w:space="0" w:color="auto"/>
        <w:left w:val="none" w:sz="0" w:space="0" w:color="auto"/>
        <w:bottom w:val="none" w:sz="0" w:space="0" w:color="auto"/>
        <w:right w:val="none" w:sz="0" w:space="0" w:color="auto"/>
      </w:divBdr>
    </w:div>
    <w:div w:id="2071733964">
      <w:bodyDiv w:val="1"/>
      <w:marLeft w:val="0"/>
      <w:marRight w:val="0"/>
      <w:marTop w:val="0"/>
      <w:marBottom w:val="0"/>
      <w:divBdr>
        <w:top w:val="none" w:sz="0" w:space="0" w:color="auto"/>
        <w:left w:val="none" w:sz="0" w:space="0" w:color="auto"/>
        <w:bottom w:val="none" w:sz="0" w:space="0" w:color="auto"/>
        <w:right w:val="none" w:sz="0" w:space="0" w:color="auto"/>
      </w:divBdr>
    </w:div>
    <w:div w:id="2117821285">
      <w:bodyDiv w:val="1"/>
      <w:marLeft w:val="0"/>
      <w:marRight w:val="0"/>
      <w:marTop w:val="0"/>
      <w:marBottom w:val="0"/>
      <w:divBdr>
        <w:top w:val="none" w:sz="0" w:space="0" w:color="auto"/>
        <w:left w:val="none" w:sz="0" w:space="0" w:color="auto"/>
        <w:bottom w:val="none" w:sz="0" w:space="0" w:color="auto"/>
        <w:right w:val="none" w:sz="0" w:space="0" w:color="auto"/>
      </w:divBdr>
    </w:div>
    <w:div w:id="2134208395">
      <w:bodyDiv w:val="1"/>
      <w:marLeft w:val="0"/>
      <w:marRight w:val="0"/>
      <w:marTop w:val="0"/>
      <w:marBottom w:val="0"/>
      <w:divBdr>
        <w:top w:val="none" w:sz="0" w:space="0" w:color="auto"/>
        <w:left w:val="none" w:sz="0" w:space="0" w:color="auto"/>
        <w:bottom w:val="none" w:sz="0" w:space="0" w:color="auto"/>
        <w:right w:val="none" w:sz="0" w:space="0" w:color="auto"/>
      </w:divBdr>
    </w:div>
    <w:div w:id="214114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B45E8-2D91-4CB7-B390-E6E7BCE7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5830</TotalTime>
  <Pages>15</Pages>
  <Words>4585</Words>
  <Characters>26141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Anita Rajamani</dc:creator>
  <cp:lastModifiedBy>Anita Rajamani</cp:lastModifiedBy>
  <cp:revision>49</cp:revision>
  <dcterms:created xsi:type="dcterms:W3CDTF">2017-09-06T23:29:00Z</dcterms:created>
  <dcterms:modified xsi:type="dcterms:W3CDTF">2017-09-12T18:02:00Z</dcterms:modified>
</cp:coreProperties>
</file>